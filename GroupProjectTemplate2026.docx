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49322" w14:textId="41D0C7A3" w:rsidR="0075614F" w:rsidRPr="00E9441C" w:rsidRDefault="0075614F" w:rsidP="0075614F"/>
    <w:p w14:paraId="1DED567F" w14:textId="0C182CBA" w:rsidR="0075614F" w:rsidRDefault="0075614F" w:rsidP="0075614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1B2BC" wp14:editId="2A5F4DAC">
                <wp:simplePos x="0" y="0"/>
                <wp:positionH relativeFrom="column">
                  <wp:posOffset>-366395</wp:posOffset>
                </wp:positionH>
                <wp:positionV relativeFrom="paragraph">
                  <wp:posOffset>21532</wp:posOffset>
                </wp:positionV>
                <wp:extent cx="2237509" cy="1357746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509" cy="1357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9BAD8" w14:textId="0F514C09" w:rsidR="005971A4" w:rsidRDefault="005971A4" w:rsidP="007561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11B2B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28.85pt;margin-top:1.7pt;width:176.2pt;height:10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" fillcolor="white [3201]" stroked="f" strokeweight=".5pt">
                <v:textbox>
                  <w:txbxContent>
                    <w:p w14:paraId="3529BAD8" w14:textId="0F514C09" w:rsidR="005971A4" w:rsidRDefault="005971A4" w:rsidP="0075614F"/>
                  </w:txbxContent>
                </v:textbox>
              </v:shape>
            </w:pict>
          </mc:Fallback>
        </mc:AlternateContent>
      </w:r>
      <w:ins w:id="0" w:author="TrangTH-FAS" w:date="2021-07-02T15:54:00Z"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7C14E28" wp14:editId="1DE001F1">
                  <wp:simplePos x="0" y="0"/>
                  <wp:positionH relativeFrom="column">
                    <wp:posOffset>-434975</wp:posOffset>
                  </wp:positionH>
                  <wp:positionV relativeFrom="paragraph">
                    <wp:posOffset>-213995</wp:posOffset>
                  </wp:positionV>
                  <wp:extent cx="2331720" cy="1524000"/>
                  <wp:effectExtent l="0" t="0" r="0" b="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331720" cy="152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A0793F" w14:textId="77777777" w:rsidR="005971A4" w:rsidRDefault="005971A4" w:rsidP="0075614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07C14E28" id="Text Box 5" o:spid="_x0000_s1028" type="#_x0000_t202" style="position:absolute;left:0;text-align:left;margin-left:-34.25pt;margin-top:-16.85pt;width:183.6pt;height:1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" fillcolor="white [3201]" stroked="f" strokeweight=".5pt">
                  <v:textbox>
                    <w:txbxContent>
                      <w:p w14:paraId="01A0793F" w14:textId="77777777" w:rsidR="005971A4" w:rsidRDefault="005971A4" w:rsidP="0075614F"/>
                    </w:txbxContent>
                  </v:textbox>
                </v:shape>
              </w:pict>
            </mc:Fallback>
          </mc:AlternateContent>
        </w:r>
      </w:ins>
    </w:p>
    <w:p w14:paraId="2D5FF32F" w14:textId="7AC211F8" w:rsidR="0075614F" w:rsidRPr="00024078" w:rsidRDefault="0075614F" w:rsidP="0075614F">
      <w:pPr>
        <w:spacing w:after="120"/>
        <w:rPr>
          <w:rFonts w:cs="Calibri"/>
          <w:sz w:val="26"/>
          <w:szCs w:val="26"/>
        </w:rPr>
      </w:pPr>
    </w:p>
    <w:p w14:paraId="15FECFDE" w14:textId="38575588" w:rsidR="007176DF" w:rsidRPr="004635DE" w:rsidRDefault="007176DF" w:rsidP="007176DF">
      <w:pPr>
        <w:pStyle w:val="Heading1"/>
        <w:spacing w:line="276" w:lineRule="auto"/>
        <w:jc w:val="both"/>
        <w:rPr>
          <w:rFonts w:ascii="Calibri" w:hAnsi="Calibri" w:cs="Calibri"/>
        </w:rPr>
      </w:pPr>
      <w:r w:rsidRPr="004635DE">
        <w:rPr>
          <w:rFonts w:ascii="Calibri" w:hAnsi="Calibri" w:cs="Calibri"/>
        </w:rPr>
        <w:t xml:space="preserve">Introduction </w:t>
      </w:r>
    </w:p>
    <w:p w14:paraId="6B7923C7" w14:textId="19FBAA3E" w:rsidR="007176DF" w:rsidRPr="004635DE" w:rsidRDefault="007176DF" w:rsidP="007176DF">
      <w:pPr>
        <w:pStyle w:val="Heading1"/>
        <w:spacing w:line="276" w:lineRule="auto"/>
        <w:jc w:val="both"/>
        <w:rPr>
          <w:rFonts w:ascii="Calibri" w:hAnsi="Calibri" w:cs="Calibri"/>
        </w:rPr>
      </w:pPr>
    </w:p>
    <w:p w14:paraId="215E88F9" w14:textId="400192DA" w:rsidR="007176DF" w:rsidRDefault="00C309BF" w:rsidP="007176DF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Part 1.</w:t>
      </w:r>
      <w:r w:rsidR="007176DF" w:rsidRPr="004635DE">
        <w:rPr>
          <w:rFonts w:ascii="Calibri" w:hAnsi="Calibri" w:cs="Calibri"/>
        </w:rPr>
        <w:t xml:space="preserve"> </w:t>
      </w:r>
      <w:r w:rsidRPr="00C309BF">
        <w:rPr>
          <w:rFonts w:ascii="Calibri" w:hAnsi="Calibri" w:cs="Calibri"/>
        </w:rPr>
        <w:t xml:space="preserve">Time Series Analysis of </w:t>
      </w:r>
      <w:r>
        <w:rPr>
          <w:rFonts w:ascii="Calibri" w:hAnsi="Calibri" w:cs="Calibri"/>
        </w:rPr>
        <w:t>Hanoi CPI</w:t>
      </w:r>
      <w:r w:rsidRPr="00C309BF">
        <w:rPr>
          <w:rFonts w:ascii="Calibri" w:hAnsi="Calibri" w:cs="Calibri"/>
        </w:rPr>
        <w:t xml:space="preserve"> Data</w:t>
      </w:r>
      <w:r>
        <w:rPr>
          <w:spacing w:val="-1"/>
          <w:sz w:val="35"/>
          <w:szCs w:val="35"/>
          <w:lang w:val="en-US"/>
        </w:rPr>
        <w:t xml:space="preserve"> </w:t>
      </w:r>
    </w:p>
    <w:p w14:paraId="42B97FB7" w14:textId="77777777" w:rsidR="007176DF" w:rsidRDefault="007176DF" w:rsidP="007176DF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232E850D" w14:textId="18E0D283" w:rsidR="0048653D" w:rsidRPr="00FF22C0" w:rsidRDefault="00F11B5B" w:rsidP="0048653D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S</w:t>
      </w:r>
      <w:r w:rsidR="002C0191">
        <w:rPr>
          <w:rFonts w:ascii="Calibri" w:hAnsi="Calibri" w:cs="Calibri"/>
          <w:b/>
          <w:sz w:val="24"/>
        </w:rPr>
        <w:t>ummary</w:t>
      </w:r>
      <w:r w:rsidR="0048653D" w:rsidRPr="00FF22C0">
        <w:rPr>
          <w:rFonts w:ascii="Calibri" w:hAnsi="Calibri" w:cs="Calibri"/>
          <w:b/>
          <w:sz w:val="24"/>
        </w:rPr>
        <w:t>:</w:t>
      </w:r>
    </w:p>
    <w:p w14:paraId="4AB3183E" w14:textId="6CE9EF73" w:rsidR="0048653D" w:rsidRDefault="00F11B5B" w:rsidP="0048653D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(Brief on the content </w:t>
      </w:r>
      <w:r w:rsidR="00856BC5">
        <w:rPr>
          <w:rFonts w:ascii="Calibri" w:hAnsi="Calibri" w:cs="Calibri"/>
        </w:rPr>
        <w:t>of</w:t>
      </w:r>
      <w:r>
        <w:rPr>
          <w:rFonts w:ascii="Calibri" w:hAnsi="Calibri" w:cs="Calibri"/>
        </w:rPr>
        <w:t xml:space="preserve"> the part</w:t>
      </w:r>
      <w:r w:rsidR="007A34EA">
        <w:rPr>
          <w:rFonts w:ascii="Calibri" w:hAnsi="Calibri" w:cs="Calibri"/>
        </w:rPr>
        <w:t>.</w:t>
      </w:r>
      <w:r w:rsidR="007A34EA" w:rsidRPr="007A34EA">
        <w:rPr>
          <w:rFonts w:ascii="Calibri" w:hAnsi="Calibri" w:cs="Calibri"/>
          <w:szCs w:val="24"/>
        </w:rPr>
        <w:t xml:space="preserve"> </w:t>
      </w:r>
      <w:r w:rsidR="007A34EA" w:rsidRPr="00FF22C0">
        <w:rPr>
          <w:rFonts w:ascii="Calibri" w:hAnsi="Calibri" w:cs="Calibri"/>
          <w:szCs w:val="24"/>
        </w:rPr>
        <w:t>No more than 50 words</w:t>
      </w:r>
      <w:r>
        <w:rPr>
          <w:rFonts w:ascii="Calibri" w:hAnsi="Calibri" w:cs="Calibri"/>
        </w:rPr>
        <w:t>)</w:t>
      </w:r>
      <w:r w:rsidR="0048653D" w:rsidRPr="48FCEA49">
        <w:rPr>
          <w:rFonts w:ascii="Calibri" w:hAnsi="Calibri" w:cs="Calibri"/>
        </w:rPr>
        <w:t xml:space="preserve">. </w:t>
      </w:r>
    </w:p>
    <w:p w14:paraId="61655F5A" w14:textId="74D03554" w:rsidR="007176DF" w:rsidRPr="00FF22C0" w:rsidRDefault="007176DF" w:rsidP="007176DF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0907F1AA" w14:textId="77777777" w:rsidR="007176DF" w:rsidRPr="00FF22C0" w:rsidRDefault="007176DF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13651C2B" w14:textId="77777777" w:rsidR="007A34EA" w:rsidRPr="00AA79BF" w:rsidRDefault="007A34EA" w:rsidP="00F11B5B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7A34EA">
        <w:rPr>
          <w:rFonts w:ascii="Calibri" w:hAnsi="Calibri" w:cs="Calibri"/>
          <w:sz w:val="32"/>
          <w:szCs w:val="32"/>
        </w:rPr>
        <w:t>Introduction</w:t>
      </w:r>
      <w:r w:rsidRPr="00F11B5B">
        <w:rPr>
          <w:rFonts w:ascii="Calibri" w:hAnsi="Calibri" w:cs="Calibri"/>
          <w:sz w:val="32"/>
          <w:szCs w:val="32"/>
        </w:rPr>
        <w:t xml:space="preserve"> </w:t>
      </w:r>
    </w:p>
    <w:p w14:paraId="15F11277" w14:textId="595371CA" w:rsidR="002F5BA9" w:rsidRPr="002F5BA9" w:rsidRDefault="002F5BA9" w:rsidP="002F5BA9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Short overview on </w:t>
      </w:r>
      <w:r w:rsidRPr="002F5BA9">
        <w:rPr>
          <w:rFonts w:ascii="Calibri" w:hAnsi="Calibri" w:cs="Calibri"/>
          <w:sz w:val="32"/>
          <w:szCs w:val="32"/>
        </w:rPr>
        <w:t xml:space="preserve">Time </w:t>
      </w:r>
      <w:r>
        <w:rPr>
          <w:rFonts w:ascii="Calibri" w:hAnsi="Calibri" w:cs="Calibri"/>
          <w:sz w:val="32"/>
          <w:szCs w:val="32"/>
        </w:rPr>
        <w:t>s</w:t>
      </w:r>
      <w:r w:rsidRPr="002F5BA9">
        <w:rPr>
          <w:rFonts w:ascii="Calibri" w:hAnsi="Calibri" w:cs="Calibri"/>
          <w:sz w:val="32"/>
          <w:szCs w:val="32"/>
        </w:rPr>
        <w:t xml:space="preserve">eries </w:t>
      </w:r>
      <w:r>
        <w:rPr>
          <w:rFonts w:ascii="Calibri" w:hAnsi="Calibri" w:cs="Calibri"/>
          <w:sz w:val="32"/>
          <w:szCs w:val="32"/>
        </w:rPr>
        <w:t>a</w:t>
      </w:r>
      <w:r w:rsidRPr="002F5BA9">
        <w:rPr>
          <w:rFonts w:ascii="Calibri" w:hAnsi="Calibri" w:cs="Calibri"/>
          <w:sz w:val="32"/>
          <w:szCs w:val="32"/>
        </w:rPr>
        <w:t xml:space="preserve">nalysis </w:t>
      </w:r>
      <w:r>
        <w:rPr>
          <w:rFonts w:ascii="Calibri" w:hAnsi="Calibri" w:cs="Calibri"/>
          <w:sz w:val="32"/>
          <w:szCs w:val="32"/>
        </w:rPr>
        <w:t>methodology</w:t>
      </w:r>
    </w:p>
    <w:p w14:paraId="17F669CC" w14:textId="7FF5DB75" w:rsidR="00AA79BF" w:rsidRPr="00AA79BF" w:rsidRDefault="00AA79BF" w:rsidP="00AA79BF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Short overview on CPI concept</w:t>
      </w:r>
    </w:p>
    <w:p w14:paraId="1B54C25F" w14:textId="6E685475" w:rsidR="00AA79BF" w:rsidRPr="00420AEA" w:rsidRDefault="00AA79BF" w:rsidP="00AA79BF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On the data array </w:t>
      </w:r>
      <w:r w:rsidR="00420AEA">
        <w:rPr>
          <w:rFonts w:ascii="Calibri" w:hAnsi="Calibri" w:cs="Calibri"/>
          <w:sz w:val="32"/>
          <w:szCs w:val="32"/>
        </w:rPr>
        <w:t>“Data01_XX_...”:</w:t>
      </w:r>
    </w:p>
    <w:p w14:paraId="562B3BCD" w14:textId="18504933" w:rsidR="007C5709" w:rsidRDefault="00420AEA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</w:t>
      </w:r>
      <w:r w:rsidR="007C5709">
        <w:rPr>
          <w:rFonts w:ascii="Calibri" w:hAnsi="Calibri" w:cs="Calibri"/>
          <w:sz w:val="32"/>
          <w:szCs w:val="32"/>
        </w:rPr>
        <w:t>(Description of the data</w:t>
      </w:r>
      <w:r w:rsidR="00A21FB9">
        <w:rPr>
          <w:rFonts w:ascii="Calibri" w:hAnsi="Calibri" w:cs="Calibri"/>
          <w:sz w:val="32"/>
          <w:szCs w:val="32"/>
        </w:rPr>
        <w:t xml:space="preserve">: </w:t>
      </w:r>
      <w:r w:rsidR="00A21FB9" w:rsidRPr="00A21FB9">
        <w:rPr>
          <w:rFonts w:ascii="Calibri" w:hAnsi="Calibri" w:cs="Calibri"/>
          <w:sz w:val="32"/>
          <w:szCs w:val="32"/>
        </w:rPr>
        <w:t xml:space="preserve">what the data </w:t>
      </w:r>
      <w:r w:rsidR="002F5BA9" w:rsidRPr="00A21FB9">
        <w:rPr>
          <w:rFonts w:ascii="Calibri" w:hAnsi="Calibri" w:cs="Calibri"/>
          <w:sz w:val="32"/>
          <w:szCs w:val="32"/>
        </w:rPr>
        <w:t>represents</w:t>
      </w:r>
      <w:r w:rsidR="002F5BA9">
        <w:rPr>
          <w:rFonts w:ascii="Calibri" w:hAnsi="Calibri" w:cs="Calibri"/>
          <w:sz w:val="32"/>
          <w:szCs w:val="32"/>
        </w:rPr>
        <w:t>…</w:t>
      </w:r>
      <w:r w:rsidR="00A21FB9">
        <w:rPr>
          <w:rFonts w:ascii="Calibri" w:hAnsi="Calibri" w:cs="Calibri"/>
          <w:sz w:val="32"/>
          <w:szCs w:val="32"/>
        </w:rPr>
        <w:t xml:space="preserve"> </w:t>
      </w:r>
      <w:r w:rsidR="007C5709">
        <w:rPr>
          <w:rFonts w:ascii="Calibri" w:hAnsi="Calibri" w:cs="Calibri"/>
          <w:sz w:val="32"/>
          <w:szCs w:val="32"/>
        </w:rPr>
        <w:t xml:space="preserve">???) </w:t>
      </w:r>
    </w:p>
    <w:p w14:paraId="5C2FD206" w14:textId="250CFA97" w:rsidR="00420AEA" w:rsidRDefault="007C5709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</w:t>
      </w:r>
      <w:r w:rsidR="00420AEA">
        <w:rPr>
          <w:rFonts w:ascii="Calibri" w:hAnsi="Calibri" w:cs="Calibri"/>
          <w:sz w:val="32"/>
          <w:szCs w:val="32"/>
        </w:rPr>
        <w:t xml:space="preserve">Column 1: </w:t>
      </w:r>
      <w:r w:rsidR="00A21FB9" w:rsidRPr="00A21FB9">
        <w:rPr>
          <w:rFonts w:ascii="Calibri" w:hAnsi="Calibri" w:cs="Calibri"/>
          <w:sz w:val="32"/>
          <w:szCs w:val="32"/>
        </w:rPr>
        <w:t>Timestamps</w:t>
      </w:r>
    </w:p>
    <w:p w14:paraId="6AA54A13" w14:textId="08945A2D" w:rsidR="00420AEA" w:rsidRDefault="00420AEA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2:</w:t>
      </w:r>
      <w:r w:rsidR="00A21FB9">
        <w:rPr>
          <w:rFonts w:ascii="Calibri" w:hAnsi="Calibri" w:cs="Calibri"/>
          <w:sz w:val="32"/>
          <w:szCs w:val="32"/>
        </w:rPr>
        <w:t xml:space="preserve"> Year</w:t>
      </w:r>
    </w:p>
    <w:p w14:paraId="6D50C7FB" w14:textId="4ED541FB" w:rsidR="00420AEA" w:rsidRDefault="00420AEA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3:</w:t>
      </w:r>
      <w:r w:rsidR="00A21FB9">
        <w:rPr>
          <w:rFonts w:ascii="Calibri" w:hAnsi="Calibri" w:cs="Calibri"/>
          <w:sz w:val="32"/>
          <w:szCs w:val="32"/>
        </w:rPr>
        <w:t xml:space="preserve"> Month</w:t>
      </w:r>
    </w:p>
    <w:p w14:paraId="01E6D7D1" w14:textId="7B0DD5B9" w:rsidR="00420AEA" w:rsidRDefault="00420AEA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4:</w:t>
      </w:r>
      <w:r w:rsidR="00A21FB9">
        <w:rPr>
          <w:rFonts w:ascii="Calibri" w:hAnsi="Calibri" w:cs="Calibri"/>
          <w:sz w:val="32"/>
          <w:szCs w:val="32"/>
        </w:rPr>
        <w:t xml:space="preserve"> Series 1 – Monthly … CPI …</w:t>
      </w:r>
    </w:p>
    <w:p w14:paraId="5C70F325" w14:textId="4F751462" w:rsidR="007C5709" w:rsidRDefault="007C5709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5:</w:t>
      </w:r>
      <w:r w:rsidR="00A21FB9" w:rsidRPr="00A21FB9">
        <w:rPr>
          <w:rFonts w:ascii="Calibri" w:hAnsi="Calibri" w:cs="Calibri"/>
          <w:sz w:val="32"/>
          <w:szCs w:val="32"/>
        </w:rPr>
        <w:t xml:space="preserve"> </w:t>
      </w:r>
      <w:r w:rsidR="00A21FB9">
        <w:rPr>
          <w:rFonts w:ascii="Calibri" w:hAnsi="Calibri" w:cs="Calibri"/>
          <w:sz w:val="32"/>
          <w:szCs w:val="32"/>
        </w:rPr>
        <w:t>Series 2 – Monthly … CPI …</w:t>
      </w:r>
    </w:p>
    <w:p w14:paraId="4AEA6AC2" w14:textId="038BE563" w:rsidR="00A21FB9" w:rsidRDefault="00A21FB9" w:rsidP="00A21FB9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6:</w:t>
      </w:r>
      <w:r w:rsidRPr="00A21FB9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Series 3 – Monthly … CPI rate …</w:t>
      </w:r>
    </w:p>
    <w:p w14:paraId="49813595" w14:textId="32092C5F" w:rsidR="00A21FB9" w:rsidRDefault="00A21FB9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…</w:t>
      </w:r>
    </w:p>
    <w:p w14:paraId="5757C243" w14:textId="77777777" w:rsidR="00864AF3" w:rsidRPr="007A34EA" w:rsidRDefault="00864AF3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b/>
          <w:sz w:val="32"/>
          <w:szCs w:val="32"/>
        </w:rPr>
      </w:pPr>
    </w:p>
    <w:p w14:paraId="66666D23" w14:textId="1110F3C2" w:rsidR="007A34EA" w:rsidRPr="00CD445B" w:rsidRDefault="007A34EA" w:rsidP="00F11B5B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1" w:name="_Hlk211965848"/>
      <w:r>
        <w:rPr>
          <w:rFonts w:ascii="Calibri" w:hAnsi="Calibri" w:cs="Calibri"/>
          <w:sz w:val="32"/>
          <w:szCs w:val="32"/>
        </w:rPr>
        <w:t xml:space="preserve">Time </w:t>
      </w:r>
      <w:r w:rsidR="00CD445B">
        <w:rPr>
          <w:rFonts w:ascii="Calibri" w:hAnsi="Calibri" w:cs="Calibri"/>
          <w:sz w:val="32"/>
          <w:szCs w:val="32"/>
        </w:rPr>
        <w:t>s</w:t>
      </w:r>
      <w:r>
        <w:rPr>
          <w:rFonts w:ascii="Calibri" w:hAnsi="Calibri" w:cs="Calibri"/>
          <w:sz w:val="32"/>
          <w:szCs w:val="32"/>
        </w:rPr>
        <w:t xml:space="preserve">eries </w:t>
      </w:r>
      <w:bookmarkEnd w:id="1"/>
      <w:r>
        <w:rPr>
          <w:rFonts w:ascii="Calibri" w:hAnsi="Calibri" w:cs="Calibri"/>
          <w:sz w:val="32"/>
          <w:szCs w:val="32"/>
        </w:rPr>
        <w:t>description</w:t>
      </w:r>
    </w:p>
    <w:p w14:paraId="5AA4179F" w14:textId="670093E4" w:rsidR="00CD445B" w:rsidRPr="00E17479" w:rsidRDefault="00CD445B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Time series</w:t>
      </w:r>
      <w:r w:rsidRPr="00CD445B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plot</w:t>
      </w:r>
    </w:p>
    <w:p w14:paraId="05A86766" w14:textId="6F99F3C7" w:rsidR="00E17479" w:rsidRPr="00E17479" w:rsidRDefault="00CD445B" w:rsidP="00CD44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bookmarkStart w:id="2" w:name="_Hlk211969075"/>
      <w:r>
        <w:rPr>
          <w:rFonts w:ascii="Calibri" w:hAnsi="Calibri" w:cs="Calibri"/>
          <w:sz w:val="32"/>
          <w:szCs w:val="32"/>
        </w:rPr>
        <w:t xml:space="preserve">A1. </w:t>
      </w:r>
      <w:r w:rsidR="00E17479">
        <w:rPr>
          <w:rFonts w:ascii="Calibri" w:hAnsi="Calibri" w:cs="Calibri"/>
          <w:sz w:val="32"/>
          <w:szCs w:val="32"/>
        </w:rPr>
        <w:t xml:space="preserve">CPI </w:t>
      </w:r>
      <w:r>
        <w:rPr>
          <w:rFonts w:ascii="Calibri" w:hAnsi="Calibri" w:cs="Calibri"/>
          <w:sz w:val="32"/>
          <w:szCs w:val="32"/>
        </w:rPr>
        <w:t>(series 1)</w:t>
      </w:r>
      <w:r w:rsidR="00E17479">
        <w:rPr>
          <w:rFonts w:ascii="Calibri" w:hAnsi="Calibri" w:cs="Calibri"/>
          <w:sz w:val="32"/>
          <w:szCs w:val="32"/>
        </w:rPr>
        <w:t xml:space="preserve"> </w:t>
      </w:r>
    </w:p>
    <w:p w14:paraId="60469EC5" w14:textId="1EBEFF96" w:rsidR="00E17479" w:rsidRPr="00E17479" w:rsidRDefault="00E17479" w:rsidP="00E1747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164DF25D" w14:textId="6915DBE2" w:rsidR="00E17479" w:rsidRPr="00E17479" w:rsidRDefault="00E17479" w:rsidP="00E1747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6870210" w14:textId="078638C4" w:rsidR="00E17479" w:rsidRPr="00CD445B" w:rsidRDefault="00E17479" w:rsidP="00E1747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Comment on the result</w:t>
      </w:r>
    </w:p>
    <w:p w14:paraId="75688073" w14:textId="7831070C" w:rsidR="00CD445B" w:rsidRPr="00E17479" w:rsidRDefault="00CD445B" w:rsidP="00CD44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A2. CPI rate (series 3)</w:t>
      </w:r>
    </w:p>
    <w:p w14:paraId="4514AB0C" w14:textId="77777777" w:rsidR="00CD445B" w:rsidRPr="00E17479" w:rsidRDefault="00CD445B" w:rsidP="00CD44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4F2BB28" w14:textId="77777777" w:rsidR="00CD445B" w:rsidRPr="00E17479" w:rsidRDefault="00CD445B" w:rsidP="00CD44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2F02D888" w14:textId="77777777" w:rsidR="00CD445B" w:rsidRPr="00CD445B" w:rsidRDefault="00CD445B" w:rsidP="00CD44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bookmarkEnd w:id="2"/>
    <w:p w14:paraId="1EB154E6" w14:textId="3F6A0ADA" w:rsidR="00E17479" w:rsidRPr="00084F20" w:rsidRDefault="00CD445B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CD445B">
        <w:rPr>
          <w:rFonts w:ascii="Calibri" w:hAnsi="Calibri" w:cs="Calibri"/>
          <w:sz w:val="32"/>
          <w:szCs w:val="32"/>
        </w:rPr>
        <w:t xml:space="preserve">Time Series </w:t>
      </w:r>
      <w:r w:rsidR="00E17479">
        <w:rPr>
          <w:rFonts w:ascii="Calibri" w:hAnsi="Calibri" w:cs="Calibri"/>
          <w:sz w:val="32"/>
          <w:szCs w:val="32"/>
        </w:rPr>
        <w:t>Trend checking</w:t>
      </w:r>
    </w:p>
    <w:p w14:paraId="765E89F5" w14:textId="66BEDEA5" w:rsidR="00084F20" w:rsidRPr="00E17479" w:rsidRDefault="00790745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4145B2" wp14:editId="43D87A28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553710" cy="8615680"/>
                <wp:effectExtent l="0" t="0" r="27940" b="13970"/>
                <wp:wrapTight wrapText="bothSides">
                  <wp:wrapPolygon edited="0">
                    <wp:start x="0" y="0"/>
                    <wp:lineTo x="0" y="21587"/>
                    <wp:lineTo x="21635" y="21587"/>
                    <wp:lineTo x="21635" y="0"/>
                    <wp:lineTo x="0" y="0"/>
                  </wp:wrapPolygon>
                </wp:wrapTight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53710" cy="861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0E8F7" w14:textId="77777777" w:rsidR="005971A4" w:rsidRPr="00171480" w:rsidRDefault="005971A4" w:rsidP="0075614F">
                            <w:pPr>
                              <w:jc w:val="center"/>
                            </w:pPr>
                            <w:bookmarkStart w:id="3" w:name="_Hlk211779525"/>
                            <w:bookmarkEnd w:id="3"/>
                            <w:r w:rsidRPr="00171480">
                              <w:t>UNIVERSITY OF SCIENCE AND TECHNOLOGY OF HANOI</w:t>
                            </w:r>
                          </w:p>
                          <w:p w14:paraId="6F25F1A4" w14:textId="40E96DC1" w:rsidR="005971A4" w:rsidRPr="006914F0" w:rsidRDefault="005971A4" w:rsidP="0075614F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C04B3B">
                              <w:rPr>
                                <w:b/>
                                <w:sz w:val="22"/>
                              </w:rPr>
                              <w:t xml:space="preserve">DEPARTMENT OF </w:t>
                            </w:r>
                            <w:r w:rsidR="00C04B3B">
                              <w:rPr>
                                <w:b/>
                                <w:sz w:val="22"/>
                              </w:rPr>
                              <w:t>INFORMATION AND COMMUNICATION TECHNOLOGY</w:t>
                            </w:r>
                          </w:p>
                          <w:p w14:paraId="1DB41D57" w14:textId="18A55375" w:rsidR="005971A4" w:rsidRPr="00171480" w:rsidRDefault="007A5877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36"/>
                                <w:szCs w:val="36"/>
                                <w:lang w:val="en-US"/>
                              </w:rPr>
                              <w:drawing>
                                <wp:inline distT="0" distB="0" distL="0" distR="0" wp14:anchorId="197F6FCC" wp14:editId="48F092BE">
                                  <wp:extent cx="1572260" cy="540988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logo USTH.pn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5242" cy="5901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D64748" w14:textId="2BB81F10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195B4E33" w14:textId="77777777" w:rsidR="00955DD7" w:rsidRDefault="00955DD7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CACCCAA" w14:textId="77777777" w:rsidR="00955DD7" w:rsidRDefault="00955DD7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3479633C" w14:textId="77777777" w:rsidR="005971A4" w:rsidRPr="00486D09" w:rsidRDefault="005971A4" w:rsidP="0075614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796323">
                              <w:rPr>
                                <w:sz w:val="36"/>
                                <w:szCs w:val="36"/>
                                <w:lang w:val="de-DE"/>
                              </w:rPr>
                              <w:t>Research</w:t>
                            </w:r>
                            <w:r w:rsidRPr="00796323">
                              <w:rPr>
                                <w:sz w:val="36"/>
                                <w:szCs w:val="36"/>
                              </w:rPr>
                              <w:t xml:space="preserve"> and Development</w:t>
                            </w:r>
                          </w:p>
                          <w:p w14:paraId="5A310541" w14:textId="7DD7F629" w:rsidR="005971A4" w:rsidRPr="00C04B3B" w:rsidRDefault="00C04B3B" w:rsidP="0075614F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de-DE"/>
                              </w:rPr>
                            </w:pPr>
                            <w:r w:rsidRPr="00C04B3B">
                              <w:rPr>
                                <w:b/>
                                <w:sz w:val="44"/>
                                <w:szCs w:val="44"/>
                                <w:lang w:val="de-DE"/>
                              </w:rPr>
                              <w:t>GROUP PROJECT REPORT</w:t>
                            </w:r>
                          </w:p>
                          <w:p w14:paraId="13BC504B" w14:textId="77777777" w:rsidR="00C04B3B" w:rsidRPr="009B5FED" w:rsidRDefault="00C04B3B" w:rsidP="0075614F">
                            <w:pPr>
                              <w:jc w:val="center"/>
                              <w:rPr>
                                <w:i/>
                                <w:lang w:val="de-DE"/>
                              </w:rPr>
                            </w:pPr>
                          </w:p>
                          <w:p w14:paraId="25A36EC0" w14:textId="77777777" w:rsidR="005971A4" w:rsidRPr="00171480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 w:rsidRPr="00171480">
                              <w:rPr>
                                <w:lang w:val="de-DE"/>
                              </w:rPr>
                              <w:t>By</w:t>
                            </w:r>
                          </w:p>
                          <w:p w14:paraId="3A0B3B59" w14:textId="30D84598" w:rsidR="00C04B3B" w:rsidRDefault="000504AF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 w:rsidRPr="000504AF"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Student group number </w:t>
                            </w:r>
                            <w:r w:rsidR="00420AEA">
                              <w:rPr>
                                <w:sz w:val="32"/>
                                <w:szCs w:val="32"/>
                                <w:lang w:val="de-DE"/>
                              </w:rPr>
                              <w:t>XX</w:t>
                            </w:r>
                          </w:p>
                          <w:p w14:paraId="07CCDB06" w14:textId="29718975" w:rsidR="00C04B3B" w:rsidRDefault="00C04B3B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Student 1 name ... – Student ID 1....</w:t>
                            </w:r>
                          </w:p>
                          <w:p w14:paraId="3C622D34" w14:textId="0653222F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Student 2 name ... – Student ID 2 ...</w:t>
                            </w:r>
                          </w:p>
                          <w:p w14:paraId="1D6CEF0C" w14:textId="5B8BCE35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Student 3 name ... – Student ID 3 ...</w:t>
                            </w:r>
                          </w:p>
                          <w:p w14:paraId="771B59F3" w14:textId="29481DD4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Student 4 name ... – Student ID 4 ...</w:t>
                            </w:r>
                          </w:p>
                          <w:p w14:paraId="6F56C120" w14:textId="5712FD9B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Student 5 name ... – Student ID 5 ...</w:t>
                            </w:r>
                          </w:p>
                          <w:p w14:paraId="6E3BE095" w14:textId="0AD8CA7F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Student 6 name ... – Student ID 6...</w:t>
                            </w:r>
                          </w:p>
                          <w:p w14:paraId="09DC70F4" w14:textId="6181A551" w:rsidR="005971A4" w:rsidRDefault="005971A4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</w:p>
                          <w:p w14:paraId="68E5F2C4" w14:textId="77777777" w:rsidR="005971A4" w:rsidRPr="00171480" w:rsidRDefault="005971A4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</w:p>
                          <w:p w14:paraId="589F36E6" w14:textId="77777777" w:rsidR="005971A4" w:rsidRPr="00171480" w:rsidRDefault="005971A4" w:rsidP="0075614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Title</w:t>
                            </w:r>
                            <w:r w:rsidRPr="00171480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6ABECC89" w14:textId="0D1DF91A" w:rsidR="005971A4" w:rsidRPr="007910C1" w:rsidRDefault="00C04B3B" w:rsidP="0075614F">
                            <w:pPr>
                              <w:jc w:val="center"/>
                              <w:rPr>
                                <w:spacing w:val="-1"/>
                                <w:sz w:val="35"/>
                                <w:szCs w:val="35"/>
                                <w:lang w:val="en-US"/>
                              </w:rPr>
                            </w:pPr>
                            <w:r>
                              <w:rPr>
                                <w:spacing w:val="-1"/>
                                <w:sz w:val="35"/>
                                <w:szCs w:val="35"/>
                                <w:lang w:val="en-US"/>
                              </w:rPr>
                              <w:t>Time Series Analysis of … Data and … Data</w:t>
                            </w:r>
                          </w:p>
                          <w:p w14:paraId="34B988B3" w14:textId="77777777" w:rsidR="005971A4" w:rsidRDefault="005971A4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7A0EDA9" w14:textId="77777777" w:rsidR="005971A4" w:rsidRPr="00B67629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</w:p>
                          <w:p w14:paraId="43CA21AB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19841B29" w14:textId="77777777" w:rsidR="00C04B3B" w:rsidRDefault="00C04B3B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5EA73CE" w14:textId="77777777" w:rsidR="00C04B3B" w:rsidRDefault="00C04B3B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5C322FF" w14:textId="77777777" w:rsidR="00C04B3B" w:rsidRDefault="00C04B3B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3D9F3D9D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210B8036" w14:textId="490494BA" w:rsidR="005971A4" w:rsidRPr="008D1CCF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8D1CCF"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  <w:t xml:space="preserve">Hanoi, </w:t>
                            </w:r>
                            <w:r w:rsidR="00226040"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  <w:t>Octo</w:t>
                            </w:r>
                            <w:r w:rsidR="00C04B3B" w:rsidRPr="00226040"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  <w:t>ber</w:t>
                            </w:r>
                            <w:r w:rsidRPr="00226040"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  <w:t xml:space="preserve"> 202</w:t>
                            </w:r>
                            <w:r w:rsidR="00226040"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  <w:t>6</w:t>
                            </w:r>
                          </w:p>
                          <w:p w14:paraId="514258BB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952D1DA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94982D1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142C780D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09064266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502DF4F5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0E1B33CC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449ED5F4" w14:textId="77777777" w:rsidR="005971A4" w:rsidRPr="0045324C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1C82B800" w14:textId="77777777" w:rsidR="005971A4" w:rsidRPr="00277072" w:rsidRDefault="005971A4" w:rsidP="0075614F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de-DE"/>
                              </w:rPr>
                            </w:pPr>
                          </w:p>
                          <w:p w14:paraId="5DD9A0FB" w14:textId="77777777" w:rsidR="005971A4" w:rsidRPr="00277072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bookmarkStart w:id="4" w:name="_Toc360716545"/>
                            <w:bookmarkStart w:id="5" w:name="_Toc360716703"/>
                            <w:bookmarkStart w:id="6" w:name="_Toc360717071"/>
                            <w:bookmarkEnd w:id="4"/>
                            <w:bookmarkEnd w:id="5"/>
                            <w:bookmarkEnd w:id="6"/>
                          </w:p>
                          <w:p w14:paraId="010193E1" w14:textId="77777777" w:rsidR="005971A4" w:rsidRPr="00B67629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</w:p>
                          <w:p w14:paraId="3492D849" w14:textId="77777777" w:rsidR="005971A4" w:rsidRPr="00277072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bookmarkStart w:id="7" w:name="_Toc337549926"/>
                            <w:bookmarkStart w:id="8" w:name="_Toc360714311"/>
                            <w:bookmarkStart w:id="9" w:name="_Toc360714343"/>
                            <w:bookmarkStart w:id="10" w:name="_Toc360716546"/>
                            <w:bookmarkStart w:id="11" w:name="_Toc360716704"/>
                            <w:bookmarkStart w:id="12" w:name="_Toc360717072"/>
                            <w:bookmarkStart w:id="13" w:name="_Toc360717266"/>
                            <w:r>
                              <w:rPr>
                                <w:lang w:val="de-DE"/>
                              </w:rPr>
                              <w:t>Hanoi, September 2013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  <w:p w14:paraId="00802F2F" w14:textId="77777777" w:rsidR="005971A4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bookmarkStart w:id="14" w:name="_Toc360716547"/>
                            <w:bookmarkStart w:id="15" w:name="_Toc360716705"/>
                            <w:bookmarkStart w:id="16" w:name="_Toc360717073"/>
                            <w:bookmarkStart w:id="17" w:name="_Toc360717267"/>
                            <w:bookmarkEnd w:id="14"/>
                            <w:bookmarkEnd w:id="15"/>
                            <w:bookmarkEnd w:id="16"/>
                            <w:bookmarkEnd w:id="17"/>
                          </w:p>
                          <w:p w14:paraId="509EC1B4" w14:textId="77777777" w:rsidR="005971A4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</w:p>
                          <w:p w14:paraId="7579EB3F" w14:textId="77777777" w:rsidR="005971A4" w:rsidRPr="005B6998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</w:p>
                          <w:p w14:paraId="6142BD35" w14:textId="77777777" w:rsidR="005971A4" w:rsidRPr="00277072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bookmarkStart w:id="18" w:name="_Toc337549928"/>
                            <w:bookmarkStart w:id="19" w:name="_Toc360714313"/>
                            <w:bookmarkStart w:id="20" w:name="_Toc360716548"/>
                            <w:bookmarkStart w:id="21" w:name="_Toc360716706"/>
                            <w:bookmarkStart w:id="22" w:name="_Toc360717074"/>
                            <w:bookmarkStart w:id="23" w:name="_Toc360717268"/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</w:p>
                          <w:p w14:paraId="586174B1" w14:textId="77777777" w:rsidR="005971A4" w:rsidRDefault="005971A4" w:rsidP="0075614F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277072">
                              <w:rPr>
                                <w:b/>
                              </w:rPr>
                              <w:t>Hà</w:t>
                            </w:r>
                            <w:r>
                              <w:rPr>
                                <w:b/>
                              </w:rPr>
                              <w:t>N</w:t>
                            </w:r>
                            <w:r w:rsidRPr="00277072">
                              <w:rPr>
                                <w:b/>
                              </w:rPr>
                              <w:t>ội</w:t>
                            </w:r>
                            <w:proofErr w:type="spellEnd"/>
                            <w:r w:rsidRPr="00277072">
                              <w:rPr>
                                <w:b/>
                              </w:rPr>
                              <w:t xml:space="preserve">,  </w:t>
                            </w:r>
                            <w:r>
                              <w:rPr>
                                <w:b/>
                              </w:rPr>
                              <w:t>Sept.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2012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145B2" id="Text Box 2" o:spid="_x0000_s1028" type="#_x0000_t202" style="position:absolute;left:0;text-align:left;margin-left:27pt;margin-top:0;width:437.3pt;height:67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">
                <v:path arrowok="t"/>
                <v:textbox>
                  <w:txbxContent>
                    <w:p w14:paraId="02F0E8F7" w14:textId="77777777" w:rsidR="005971A4" w:rsidRPr="00171480" w:rsidRDefault="005971A4" w:rsidP="0075614F">
                      <w:pPr>
                        <w:jc w:val="center"/>
                      </w:pPr>
                      <w:bookmarkStart w:id="24" w:name="_Hlk211779525"/>
                      <w:bookmarkEnd w:id="24"/>
                      <w:r w:rsidRPr="00171480">
                        <w:t>UNIVERSITY OF SCIENCE AND TECHNOLOGY OF HANOI</w:t>
                      </w:r>
                    </w:p>
                    <w:p w14:paraId="6F25F1A4" w14:textId="40E96DC1" w:rsidR="005971A4" w:rsidRPr="006914F0" w:rsidRDefault="005971A4" w:rsidP="0075614F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C04B3B">
                        <w:rPr>
                          <w:b/>
                          <w:sz w:val="22"/>
                        </w:rPr>
                        <w:t xml:space="preserve">DEPARTMENT OF </w:t>
                      </w:r>
                      <w:r w:rsidR="00C04B3B">
                        <w:rPr>
                          <w:b/>
                          <w:sz w:val="22"/>
                        </w:rPr>
                        <w:t>INFORMATION AND COMMUNICATION TECHNOLOGY</w:t>
                      </w:r>
                    </w:p>
                    <w:p w14:paraId="1DB41D57" w14:textId="18A55375" w:rsidR="005971A4" w:rsidRPr="00171480" w:rsidRDefault="007A5877" w:rsidP="0075614F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b/>
                          <w:noProof/>
                          <w:sz w:val="36"/>
                          <w:szCs w:val="36"/>
                          <w:lang w:val="en-US"/>
                        </w:rPr>
                        <w:drawing>
                          <wp:inline distT="0" distB="0" distL="0" distR="0" wp14:anchorId="197F6FCC" wp14:editId="48F092BE">
                            <wp:extent cx="1572260" cy="540988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logo USTH.pn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5242" cy="5901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D64748" w14:textId="2BB81F10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195B4E33" w14:textId="77777777" w:rsidR="00955DD7" w:rsidRDefault="00955DD7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CACCCAA" w14:textId="77777777" w:rsidR="00955DD7" w:rsidRDefault="00955DD7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3479633C" w14:textId="77777777" w:rsidR="005971A4" w:rsidRPr="00486D09" w:rsidRDefault="005971A4" w:rsidP="0075614F">
                      <w:pPr>
                        <w:jc w:val="center"/>
                        <w:rPr>
                          <w:sz w:val="36"/>
                          <w:szCs w:val="36"/>
                          <w:lang w:val="de-DE"/>
                        </w:rPr>
                      </w:pPr>
                      <w:r w:rsidRPr="00796323">
                        <w:rPr>
                          <w:sz w:val="36"/>
                          <w:szCs w:val="36"/>
                          <w:lang w:val="de-DE"/>
                        </w:rPr>
                        <w:t>Research</w:t>
                      </w:r>
                      <w:r w:rsidRPr="00796323">
                        <w:rPr>
                          <w:sz w:val="36"/>
                          <w:szCs w:val="36"/>
                        </w:rPr>
                        <w:t xml:space="preserve"> and Development</w:t>
                      </w:r>
                    </w:p>
                    <w:p w14:paraId="5A310541" w14:textId="7DD7F629" w:rsidR="005971A4" w:rsidRPr="00C04B3B" w:rsidRDefault="00C04B3B" w:rsidP="0075614F">
                      <w:pPr>
                        <w:jc w:val="center"/>
                        <w:rPr>
                          <w:b/>
                          <w:sz w:val="44"/>
                          <w:szCs w:val="44"/>
                          <w:lang w:val="de-DE"/>
                        </w:rPr>
                      </w:pPr>
                      <w:r w:rsidRPr="00C04B3B">
                        <w:rPr>
                          <w:b/>
                          <w:sz w:val="44"/>
                          <w:szCs w:val="44"/>
                          <w:lang w:val="de-DE"/>
                        </w:rPr>
                        <w:t>GROUP PROJECT REPORT</w:t>
                      </w:r>
                    </w:p>
                    <w:p w14:paraId="13BC504B" w14:textId="77777777" w:rsidR="00C04B3B" w:rsidRPr="009B5FED" w:rsidRDefault="00C04B3B" w:rsidP="0075614F">
                      <w:pPr>
                        <w:jc w:val="center"/>
                        <w:rPr>
                          <w:i/>
                          <w:lang w:val="de-DE"/>
                        </w:rPr>
                      </w:pPr>
                    </w:p>
                    <w:p w14:paraId="25A36EC0" w14:textId="77777777" w:rsidR="005971A4" w:rsidRPr="00171480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r w:rsidRPr="00171480">
                        <w:rPr>
                          <w:lang w:val="de-DE"/>
                        </w:rPr>
                        <w:t>By</w:t>
                      </w:r>
                    </w:p>
                    <w:p w14:paraId="3A0B3B59" w14:textId="30D84598" w:rsidR="00C04B3B" w:rsidRDefault="000504AF" w:rsidP="0075614F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 w:rsidRPr="000504AF">
                        <w:rPr>
                          <w:sz w:val="32"/>
                          <w:szCs w:val="32"/>
                          <w:lang w:val="de-DE"/>
                        </w:rPr>
                        <w:t xml:space="preserve">Student group number </w:t>
                      </w:r>
                      <w:r w:rsidR="00420AEA">
                        <w:rPr>
                          <w:sz w:val="32"/>
                          <w:szCs w:val="32"/>
                          <w:lang w:val="de-DE"/>
                        </w:rPr>
                        <w:t>XX</w:t>
                      </w:r>
                    </w:p>
                    <w:p w14:paraId="07CCDB06" w14:textId="29718975" w:rsidR="00C04B3B" w:rsidRDefault="00C04B3B" w:rsidP="0075614F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>Student 1 name ... – Student ID 1....</w:t>
                      </w:r>
                    </w:p>
                    <w:p w14:paraId="3C622D34" w14:textId="0653222F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>Student 2 name ... – Student ID 2 ...</w:t>
                      </w:r>
                    </w:p>
                    <w:p w14:paraId="1D6CEF0C" w14:textId="5B8BCE35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>Student 3 name ... – Student ID 3 ...</w:t>
                      </w:r>
                    </w:p>
                    <w:p w14:paraId="771B59F3" w14:textId="29481DD4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>Student 4 name ... – Student ID 4 ...</w:t>
                      </w:r>
                    </w:p>
                    <w:p w14:paraId="6F56C120" w14:textId="5712FD9B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>Student 5 name ... – Student ID 5 ...</w:t>
                      </w:r>
                    </w:p>
                    <w:p w14:paraId="6E3BE095" w14:textId="0AD8CA7F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>Student 6 name ... – Student ID 6...</w:t>
                      </w:r>
                    </w:p>
                    <w:p w14:paraId="09DC70F4" w14:textId="6181A551" w:rsidR="005971A4" w:rsidRDefault="005971A4" w:rsidP="0075614F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</w:p>
                    <w:p w14:paraId="68E5F2C4" w14:textId="77777777" w:rsidR="005971A4" w:rsidRPr="00171480" w:rsidRDefault="005971A4" w:rsidP="0075614F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</w:p>
                    <w:p w14:paraId="589F36E6" w14:textId="77777777" w:rsidR="005971A4" w:rsidRPr="00171480" w:rsidRDefault="005971A4" w:rsidP="0075614F">
                      <w:pPr>
                        <w:jc w:val="center"/>
                        <w:rPr>
                          <w:sz w:val="36"/>
                          <w:szCs w:val="36"/>
                          <w:lang w:val="de-DE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Title</w:t>
                      </w:r>
                      <w:r w:rsidRPr="00171480">
                        <w:rPr>
                          <w:sz w:val="36"/>
                          <w:szCs w:val="36"/>
                        </w:rPr>
                        <w:t>:</w:t>
                      </w:r>
                    </w:p>
                    <w:p w14:paraId="6ABECC89" w14:textId="0D1DF91A" w:rsidR="005971A4" w:rsidRPr="007910C1" w:rsidRDefault="00C04B3B" w:rsidP="0075614F">
                      <w:pPr>
                        <w:jc w:val="center"/>
                        <w:rPr>
                          <w:spacing w:val="-1"/>
                          <w:sz w:val="35"/>
                          <w:szCs w:val="35"/>
                          <w:lang w:val="en-US"/>
                        </w:rPr>
                      </w:pPr>
                      <w:r>
                        <w:rPr>
                          <w:spacing w:val="-1"/>
                          <w:sz w:val="35"/>
                          <w:szCs w:val="35"/>
                          <w:lang w:val="en-US"/>
                        </w:rPr>
                        <w:t>Time Series Analysis of … Data and … Data</w:t>
                      </w:r>
                    </w:p>
                    <w:p w14:paraId="34B988B3" w14:textId="77777777" w:rsidR="005971A4" w:rsidRDefault="005971A4" w:rsidP="0075614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07A0EDA9" w14:textId="77777777" w:rsidR="005971A4" w:rsidRPr="00B67629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</w:p>
                    <w:p w14:paraId="43CA21AB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19841B29" w14:textId="77777777" w:rsidR="00C04B3B" w:rsidRDefault="00C04B3B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5EA73CE" w14:textId="77777777" w:rsidR="00C04B3B" w:rsidRDefault="00C04B3B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5C322FF" w14:textId="77777777" w:rsidR="00C04B3B" w:rsidRDefault="00C04B3B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3D9F3D9D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210B8036" w14:textId="490494BA" w:rsidR="005971A4" w:rsidRPr="008D1CCF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  <w:r w:rsidRPr="008D1CCF">
                        <w:rPr>
                          <w:b/>
                          <w:sz w:val="36"/>
                          <w:szCs w:val="36"/>
                          <w:lang w:val="de-DE"/>
                        </w:rPr>
                        <w:t xml:space="preserve">Hanoi, </w:t>
                      </w:r>
                      <w:r w:rsidR="00226040">
                        <w:rPr>
                          <w:b/>
                          <w:sz w:val="36"/>
                          <w:szCs w:val="36"/>
                          <w:lang w:val="de-DE"/>
                        </w:rPr>
                        <w:t>Octo</w:t>
                      </w:r>
                      <w:r w:rsidR="00C04B3B" w:rsidRPr="00226040">
                        <w:rPr>
                          <w:b/>
                          <w:sz w:val="36"/>
                          <w:szCs w:val="36"/>
                          <w:lang w:val="de-DE"/>
                        </w:rPr>
                        <w:t>ber</w:t>
                      </w:r>
                      <w:r w:rsidRPr="00226040">
                        <w:rPr>
                          <w:b/>
                          <w:sz w:val="36"/>
                          <w:szCs w:val="36"/>
                          <w:lang w:val="de-DE"/>
                        </w:rPr>
                        <w:t xml:space="preserve"> 202</w:t>
                      </w:r>
                      <w:r w:rsidR="00226040">
                        <w:rPr>
                          <w:b/>
                          <w:sz w:val="36"/>
                          <w:szCs w:val="36"/>
                          <w:lang w:val="de-DE"/>
                        </w:rPr>
                        <w:t>6</w:t>
                      </w:r>
                    </w:p>
                    <w:p w14:paraId="514258BB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952D1DA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94982D1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142C780D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09064266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502DF4F5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0E1B33CC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449ED5F4" w14:textId="77777777" w:rsidR="005971A4" w:rsidRPr="0045324C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1C82B800" w14:textId="77777777" w:rsidR="005971A4" w:rsidRPr="00277072" w:rsidRDefault="005971A4" w:rsidP="0075614F">
                      <w:pPr>
                        <w:jc w:val="center"/>
                        <w:rPr>
                          <w:sz w:val="40"/>
                          <w:szCs w:val="40"/>
                          <w:lang w:val="de-DE"/>
                        </w:rPr>
                      </w:pPr>
                    </w:p>
                    <w:p w14:paraId="5DD9A0FB" w14:textId="77777777" w:rsidR="005971A4" w:rsidRPr="00277072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bookmarkStart w:id="25" w:name="_Toc360716545"/>
                      <w:bookmarkStart w:id="26" w:name="_Toc360716703"/>
                      <w:bookmarkStart w:id="27" w:name="_Toc360717071"/>
                      <w:bookmarkEnd w:id="25"/>
                      <w:bookmarkEnd w:id="26"/>
                      <w:bookmarkEnd w:id="27"/>
                    </w:p>
                    <w:p w14:paraId="010193E1" w14:textId="77777777" w:rsidR="005971A4" w:rsidRPr="00B67629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</w:p>
                    <w:p w14:paraId="3492D849" w14:textId="77777777" w:rsidR="005971A4" w:rsidRPr="00277072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bookmarkStart w:id="28" w:name="_Toc337549926"/>
                      <w:bookmarkStart w:id="29" w:name="_Toc360714311"/>
                      <w:bookmarkStart w:id="30" w:name="_Toc360714343"/>
                      <w:bookmarkStart w:id="31" w:name="_Toc360716546"/>
                      <w:bookmarkStart w:id="32" w:name="_Toc360716704"/>
                      <w:bookmarkStart w:id="33" w:name="_Toc360717072"/>
                      <w:bookmarkStart w:id="34" w:name="_Toc360717266"/>
                      <w:r>
                        <w:rPr>
                          <w:lang w:val="de-DE"/>
                        </w:rPr>
                        <w:t>Hanoi, September 2013</w:t>
                      </w:r>
                      <w:bookmarkEnd w:id="28"/>
                      <w:bookmarkEnd w:id="29"/>
                      <w:bookmarkEnd w:id="30"/>
                      <w:bookmarkEnd w:id="31"/>
                      <w:bookmarkEnd w:id="32"/>
                      <w:bookmarkEnd w:id="33"/>
                      <w:bookmarkEnd w:id="34"/>
                    </w:p>
                    <w:p w14:paraId="00802F2F" w14:textId="77777777" w:rsidR="005971A4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bookmarkStart w:id="35" w:name="_Toc360716547"/>
                      <w:bookmarkStart w:id="36" w:name="_Toc360716705"/>
                      <w:bookmarkStart w:id="37" w:name="_Toc360717073"/>
                      <w:bookmarkStart w:id="38" w:name="_Toc360717267"/>
                      <w:bookmarkEnd w:id="35"/>
                      <w:bookmarkEnd w:id="36"/>
                      <w:bookmarkEnd w:id="37"/>
                      <w:bookmarkEnd w:id="38"/>
                    </w:p>
                    <w:p w14:paraId="509EC1B4" w14:textId="77777777" w:rsidR="005971A4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</w:p>
                    <w:p w14:paraId="7579EB3F" w14:textId="77777777" w:rsidR="005971A4" w:rsidRPr="005B6998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</w:p>
                    <w:p w14:paraId="6142BD35" w14:textId="77777777" w:rsidR="005971A4" w:rsidRPr="00277072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bookmarkStart w:id="39" w:name="_Toc337549928"/>
                      <w:bookmarkStart w:id="40" w:name="_Toc360714313"/>
                      <w:bookmarkStart w:id="41" w:name="_Toc360716548"/>
                      <w:bookmarkStart w:id="42" w:name="_Toc360716706"/>
                      <w:bookmarkStart w:id="43" w:name="_Toc360717074"/>
                      <w:bookmarkStart w:id="44" w:name="_Toc360717268"/>
                      <w:bookmarkEnd w:id="39"/>
                      <w:bookmarkEnd w:id="40"/>
                      <w:bookmarkEnd w:id="41"/>
                      <w:bookmarkEnd w:id="42"/>
                      <w:bookmarkEnd w:id="43"/>
                      <w:bookmarkEnd w:id="44"/>
                    </w:p>
                    <w:p w14:paraId="586174B1" w14:textId="77777777" w:rsidR="005971A4" w:rsidRDefault="005971A4" w:rsidP="0075614F">
                      <w:pPr>
                        <w:jc w:val="center"/>
                      </w:pPr>
                      <w:proofErr w:type="spellStart"/>
                      <w:proofErr w:type="gramStart"/>
                      <w:r w:rsidRPr="00277072">
                        <w:rPr>
                          <w:b/>
                        </w:rPr>
                        <w:t>Hà</w:t>
                      </w:r>
                      <w:r>
                        <w:rPr>
                          <w:b/>
                        </w:rPr>
                        <w:t>N</w:t>
                      </w:r>
                      <w:r w:rsidRPr="00277072">
                        <w:rPr>
                          <w:b/>
                        </w:rPr>
                        <w:t>ội</w:t>
                      </w:r>
                      <w:proofErr w:type="spellEnd"/>
                      <w:r w:rsidRPr="00277072">
                        <w:rPr>
                          <w:b/>
                        </w:rPr>
                        <w:t xml:space="preserve">,  </w:t>
                      </w:r>
                      <w:r>
                        <w:rPr>
                          <w:b/>
                        </w:rPr>
                        <w:t>Sept.</w:t>
                      </w:r>
                      <w:proofErr w:type="gramEnd"/>
                      <w:r>
                        <w:rPr>
                          <w:b/>
                        </w:rPr>
                        <w:t xml:space="preserve"> 2012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84F20">
        <w:rPr>
          <w:rFonts w:ascii="Calibri" w:hAnsi="Calibri" w:cs="Calibri"/>
          <w:sz w:val="32"/>
          <w:szCs w:val="32"/>
        </w:rPr>
        <w:t xml:space="preserve">B1. CPI (series 1) </w:t>
      </w:r>
    </w:p>
    <w:p w14:paraId="23DF7551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Code</w:t>
      </w:r>
    </w:p>
    <w:p w14:paraId="4EA45AE6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240056B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3D1CA7DF" w14:textId="66135B7C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B2. CPI rate (series 3)</w:t>
      </w:r>
    </w:p>
    <w:p w14:paraId="0F60F33A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155FAA0D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20B6E1F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745995CE" w14:textId="3CC55CCD" w:rsidR="00E17479" w:rsidRPr="00907EAD" w:rsidRDefault="00E17479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bookmarkStart w:id="45" w:name="_Hlk212111323"/>
      <w:r w:rsidRPr="00907EAD">
        <w:rPr>
          <w:rFonts w:ascii="Calibri" w:hAnsi="Calibri" w:cs="Calibri"/>
          <w:sz w:val="32"/>
          <w:szCs w:val="32"/>
        </w:rPr>
        <w:t>Autocorrelation function</w:t>
      </w:r>
    </w:p>
    <w:p w14:paraId="000CFB9A" w14:textId="4C3CC68A" w:rsidR="00084F20" w:rsidRPr="00907EAD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 xml:space="preserve">C1. CPI (series 1) </w:t>
      </w:r>
    </w:p>
    <w:p w14:paraId="0D1D05A3" w14:textId="77777777" w:rsidR="00084F20" w:rsidRPr="00907EAD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Code</w:t>
      </w:r>
    </w:p>
    <w:p w14:paraId="2D6DE4A8" w14:textId="77777777" w:rsidR="00084F20" w:rsidRPr="00907EAD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Result</w:t>
      </w:r>
    </w:p>
    <w:p w14:paraId="6BE9C921" w14:textId="77777777" w:rsidR="00084F20" w:rsidRPr="00907EAD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Comment on the result</w:t>
      </w:r>
    </w:p>
    <w:p w14:paraId="02D5E549" w14:textId="65C27272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C2. CPI rate (series 3)</w:t>
      </w:r>
    </w:p>
    <w:p w14:paraId="62C9E361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7624F37A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029D8E1A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bookmarkEnd w:id="45"/>
    <w:p w14:paraId="00212442" w14:textId="761F73AF" w:rsidR="00E17479" w:rsidRPr="00907EAD" w:rsidRDefault="00E17479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Partial autocorrelation function</w:t>
      </w:r>
    </w:p>
    <w:p w14:paraId="71613BCE" w14:textId="69067B9E" w:rsidR="00084F20" w:rsidRPr="00907EAD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 xml:space="preserve">D1. CPI (series 1) </w:t>
      </w:r>
    </w:p>
    <w:p w14:paraId="3A404F2A" w14:textId="77777777" w:rsidR="00084F20" w:rsidRPr="00907EAD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Code</w:t>
      </w:r>
    </w:p>
    <w:p w14:paraId="5029DC71" w14:textId="77777777" w:rsidR="00084F20" w:rsidRPr="00907EAD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Result</w:t>
      </w:r>
    </w:p>
    <w:p w14:paraId="70FAC140" w14:textId="77777777" w:rsidR="00084F20" w:rsidRPr="00907EAD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Comment on the result</w:t>
      </w:r>
    </w:p>
    <w:p w14:paraId="5ED4AB29" w14:textId="6BD99F53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D2. CPI rate (series 3)</w:t>
      </w:r>
    </w:p>
    <w:p w14:paraId="1FB727ED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50837561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5E3AF29D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0DD7AB49" w14:textId="561CA977" w:rsidR="00E17479" w:rsidRPr="00907EAD" w:rsidRDefault="00E17479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Stationarity test</w:t>
      </w:r>
    </w:p>
    <w:p w14:paraId="167A4BDA" w14:textId="2FA12531" w:rsidR="00084F20" w:rsidRPr="00907EAD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 xml:space="preserve">E1. CPI (series 1) </w:t>
      </w:r>
    </w:p>
    <w:p w14:paraId="6CBCA35D" w14:textId="77777777" w:rsidR="00084F20" w:rsidRPr="00907EAD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Code</w:t>
      </w:r>
    </w:p>
    <w:p w14:paraId="1BD41754" w14:textId="77777777" w:rsidR="00084F20" w:rsidRPr="00907EAD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Result</w:t>
      </w:r>
    </w:p>
    <w:p w14:paraId="328FC4C3" w14:textId="77777777" w:rsidR="00084F20" w:rsidRPr="00907EAD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Comment on the result</w:t>
      </w:r>
    </w:p>
    <w:p w14:paraId="507C3F1C" w14:textId="66FA7D61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E2. CPI rate (series 3)</w:t>
      </w:r>
    </w:p>
    <w:p w14:paraId="498DFFF2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Code</w:t>
      </w:r>
    </w:p>
    <w:p w14:paraId="67A0BA88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C20E886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261D75A9" w14:textId="65A29A67" w:rsidR="00F11B5B" w:rsidRPr="00907EAD" w:rsidRDefault="009B4ED7" w:rsidP="00F11B5B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Determine parameters p, q and d in ARIMA(</w:t>
      </w:r>
      <w:proofErr w:type="spellStart"/>
      <w:proofErr w:type="gramStart"/>
      <w:r w:rsidRPr="00907EAD">
        <w:rPr>
          <w:rFonts w:ascii="Calibri" w:hAnsi="Calibri" w:cs="Calibri"/>
          <w:sz w:val="32"/>
          <w:szCs w:val="32"/>
        </w:rPr>
        <w:t>p,d</w:t>
      </w:r>
      <w:proofErr w:type="gramEnd"/>
      <w:r w:rsidRPr="00907EAD">
        <w:rPr>
          <w:rFonts w:ascii="Calibri" w:hAnsi="Calibri" w:cs="Calibri"/>
          <w:sz w:val="32"/>
          <w:szCs w:val="32"/>
        </w:rPr>
        <w:t>,q</w:t>
      </w:r>
      <w:proofErr w:type="spellEnd"/>
      <w:r w:rsidRPr="00907EAD">
        <w:rPr>
          <w:rFonts w:ascii="Calibri" w:hAnsi="Calibri" w:cs="Calibri"/>
          <w:sz w:val="32"/>
          <w:szCs w:val="32"/>
        </w:rPr>
        <w:t>) model</w:t>
      </w:r>
      <w:r w:rsidR="00F11B5B" w:rsidRPr="00907EAD">
        <w:rPr>
          <w:rFonts w:ascii="Calibri" w:hAnsi="Calibri" w:cs="Calibri"/>
          <w:b/>
          <w:sz w:val="32"/>
          <w:szCs w:val="32"/>
        </w:rPr>
        <w:t xml:space="preserve"> </w:t>
      </w:r>
    </w:p>
    <w:p w14:paraId="5C52E19D" w14:textId="525FFDEE" w:rsidR="00081969" w:rsidRPr="00907EAD" w:rsidRDefault="003F1280" w:rsidP="00081969">
      <w:pPr>
        <w:pStyle w:val="PlainText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46" w:name="_Hlk212121977"/>
      <w:r w:rsidRPr="00907EAD">
        <w:rPr>
          <w:rFonts w:ascii="Calibri" w:hAnsi="Calibri" w:cs="Calibri"/>
          <w:sz w:val="32"/>
          <w:szCs w:val="32"/>
        </w:rPr>
        <w:t xml:space="preserve">Determine the maximum value of parameter </w:t>
      </w:r>
      <w:r w:rsidRPr="00907EAD">
        <w:rPr>
          <w:rFonts w:ascii="Calibri" w:hAnsi="Calibri" w:cs="Calibri"/>
          <w:b/>
          <w:bCs/>
          <w:color w:val="FF0000"/>
          <w:sz w:val="32"/>
          <w:szCs w:val="32"/>
        </w:rPr>
        <w:t>p</w:t>
      </w:r>
      <w:r w:rsidRPr="00907EAD">
        <w:rPr>
          <w:rFonts w:ascii="Calibri" w:hAnsi="Calibri" w:cs="Calibri"/>
          <w:sz w:val="32"/>
          <w:szCs w:val="32"/>
        </w:rPr>
        <w:t xml:space="preserve"> using the partial autocorrelation function.</w:t>
      </w:r>
    </w:p>
    <w:p w14:paraId="72A6200B" w14:textId="63E4B986" w:rsidR="00081969" w:rsidRPr="00E17479" w:rsidRDefault="00081969" w:rsidP="00081969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A1. CPI (series 1</w:t>
      </w:r>
      <w:r w:rsidR="003F1280">
        <w:rPr>
          <w:rFonts w:ascii="Calibri" w:hAnsi="Calibri" w:cs="Calibri"/>
          <w:sz w:val="32"/>
          <w:szCs w:val="32"/>
        </w:rPr>
        <w:t>): …</w:t>
      </w:r>
    </w:p>
    <w:p w14:paraId="6A76A229" w14:textId="4C638BFB" w:rsidR="00081969" w:rsidRPr="00E17479" w:rsidRDefault="00081969" w:rsidP="00081969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A2. CPI rate (series 3)</w:t>
      </w:r>
      <w:r w:rsidR="003F1280">
        <w:rPr>
          <w:rFonts w:ascii="Calibri" w:hAnsi="Calibri" w:cs="Calibri"/>
          <w:sz w:val="32"/>
          <w:szCs w:val="32"/>
        </w:rPr>
        <w:t>: …</w:t>
      </w:r>
    </w:p>
    <w:bookmarkEnd w:id="46"/>
    <w:p w14:paraId="72335697" w14:textId="1B250124" w:rsidR="00081969" w:rsidRPr="00084F20" w:rsidRDefault="003F1280" w:rsidP="00081969">
      <w:pPr>
        <w:pStyle w:val="PlainText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3F1280">
        <w:rPr>
          <w:rFonts w:ascii="Calibri" w:hAnsi="Calibri" w:cs="Calibri"/>
          <w:sz w:val="32"/>
          <w:szCs w:val="32"/>
        </w:rPr>
        <w:t xml:space="preserve">Determine the maximum value of parameter </w:t>
      </w:r>
      <w:r w:rsidRPr="003F1280">
        <w:rPr>
          <w:rFonts w:ascii="Calibri" w:hAnsi="Calibri" w:cs="Calibri"/>
          <w:b/>
          <w:bCs/>
          <w:color w:val="FF0000"/>
          <w:sz w:val="32"/>
          <w:szCs w:val="32"/>
        </w:rPr>
        <w:t>q</w:t>
      </w:r>
      <w:r w:rsidRPr="003F1280">
        <w:rPr>
          <w:rFonts w:ascii="Calibri" w:hAnsi="Calibri" w:cs="Calibri"/>
          <w:sz w:val="32"/>
          <w:szCs w:val="32"/>
        </w:rPr>
        <w:t xml:space="preserve"> using the autocorrelation function</w:t>
      </w:r>
      <w:r>
        <w:rPr>
          <w:rFonts w:ascii="Calibri" w:hAnsi="Calibri" w:cs="Calibri"/>
          <w:sz w:val="32"/>
          <w:szCs w:val="32"/>
        </w:rPr>
        <w:t>.</w:t>
      </w:r>
    </w:p>
    <w:p w14:paraId="368DC1C3" w14:textId="5B93DF3E" w:rsidR="00081969" w:rsidRPr="00E17479" w:rsidRDefault="00081969" w:rsidP="00081969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B1. CPI (series 1</w:t>
      </w:r>
      <w:bookmarkStart w:id="47" w:name="_Hlk212121901"/>
      <w:r w:rsidR="003F1280">
        <w:rPr>
          <w:rFonts w:ascii="Calibri" w:hAnsi="Calibri" w:cs="Calibri"/>
          <w:sz w:val="32"/>
          <w:szCs w:val="32"/>
        </w:rPr>
        <w:t>): …</w:t>
      </w:r>
      <w:bookmarkEnd w:id="47"/>
    </w:p>
    <w:p w14:paraId="70A34168" w14:textId="475DE4B2" w:rsidR="00081969" w:rsidRPr="00E17479" w:rsidRDefault="00081969" w:rsidP="00081969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B2. CPI rate (series 3)</w:t>
      </w:r>
      <w:r w:rsidR="003F1280">
        <w:rPr>
          <w:rFonts w:ascii="Calibri" w:hAnsi="Calibri" w:cs="Calibri"/>
          <w:sz w:val="32"/>
          <w:szCs w:val="32"/>
        </w:rPr>
        <w:t>: …</w:t>
      </w:r>
    </w:p>
    <w:p w14:paraId="2E7E3614" w14:textId="1A29DBCB" w:rsidR="003F1280" w:rsidRDefault="003F1280" w:rsidP="003F1280">
      <w:pPr>
        <w:pStyle w:val="PlainText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3F1280">
        <w:rPr>
          <w:rFonts w:ascii="Calibri" w:hAnsi="Calibri" w:cs="Calibri"/>
          <w:sz w:val="32"/>
          <w:szCs w:val="32"/>
        </w:rPr>
        <w:t xml:space="preserve">Determine the value of parameter </w:t>
      </w:r>
      <w:r w:rsidRPr="003F1280">
        <w:rPr>
          <w:rFonts w:ascii="Calibri" w:hAnsi="Calibri" w:cs="Calibri"/>
          <w:b/>
          <w:bCs/>
          <w:color w:val="FF0000"/>
          <w:sz w:val="32"/>
          <w:szCs w:val="32"/>
        </w:rPr>
        <w:t>d</w:t>
      </w:r>
      <w:r w:rsidRPr="003F1280">
        <w:rPr>
          <w:rFonts w:ascii="Calibri" w:hAnsi="Calibri" w:cs="Calibri"/>
          <w:sz w:val="32"/>
          <w:szCs w:val="32"/>
        </w:rPr>
        <w:t xml:space="preserve"> using the </w:t>
      </w:r>
      <w:r>
        <w:rPr>
          <w:rFonts w:ascii="Calibri" w:hAnsi="Calibri" w:cs="Calibri"/>
          <w:sz w:val="32"/>
          <w:szCs w:val="32"/>
        </w:rPr>
        <w:t>result of stationarity test</w:t>
      </w:r>
      <w:r w:rsidR="003900AF">
        <w:rPr>
          <w:rFonts w:ascii="Calibri" w:hAnsi="Calibri" w:cs="Calibri"/>
          <w:sz w:val="32"/>
          <w:szCs w:val="32"/>
        </w:rPr>
        <w:t>.</w:t>
      </w:r>
    </w:p>
    <w:p w14:paraId="3AED5730" w14:textId="09263773" w:rsidR="003F1280" w:rsidRPr="00E17479" w:rsidRDefault="003F1280" w:rsidP="003F128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C1. CPI (series 1</w:t>
      </w:r>
      <w:r w:rsidR="003900AF">
        <w:rPr>
          <w:rFonts w:ascii="Calibri" w:hAnsi="Calibri" w:cs="Calibri"/>
          <w:sz w:val="32"/>
          <w:szCs w:val="32"/>
        </w:rPr>
        <w:t>): …</w:t>
      </w:r>
    </w:p>
    <w:p w14:paraId="3858058D" w14:textId="35F68412" w:rsidR="003F1280" w:rsidRPr="00E17479" w:rsidRDefault="003F1280" w:rsidP="003F128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C2. CPI rate (series 3</w:t>
      </w:r>
      <w:r w:rsidR="003900AF">
        <w:rPr>
          <w:rFonts w:ascii="Calibri" w:hAnsi="Calibri" w:cs="Calibri"/>
          <w:sz w:val="32"/>
          <w:szCs w:val="32"/>
        </w:rPr>
        <w:t>): …</w:t>
      </w:r>
    </w:p>
    <w:p w14:paraId="5664F3B8" w14:textId="0AF1C3DB" w:rsidR="00081969" w:rsidRPr="00F11B5B" w:rsidRDefault="003900AF" w:rsidP="00081969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081969">
        <w:rPr>
          <w:rFonts w:ascii="Calibri" w:hAnsi="Calibri" w:cs="Calibri"/>
          <w:sz w:val="32"/>
          <w:szCs w:val="32"/>
        </w:rPr>
        <w:t>Estimating ARIMA model</w:t>
      </w:r>
      <w:r w:rsidR="002867BD">
        <w:rPr>
          <w:rFonts w:ascii="Calibri" w:hAnsi="Calibri" w:cs="Calibri"/>
          <w:sz w:val="32"/>
          <w:szCs w:val="32"/>
        </w:rPr>
        <w:t>s</w:t>
      </w:r>
      <w:r w:rsidRPr="003900AF">
        <w:rPr>
          <w:rFonts w:ascii="Calibri" w:hAnsi="Calibri" w:cs="Calibri"/>
          <w:sz w:val="32"/>
          <w:szCs w:val="32"/>
        </w:rPr>
        <w:t xml:space="preserve"> and m</w:t>
      </w:r>
      <w:r w:rsidR="00081969" w:rsidRPr="00081969">
        <w:rPr>
          <w:rFonts w:ascii="Calibri" w:hAnsi="Calibri" w:cs="Calibri"/>
          <w:sz w:val="32"/>
          <w:szCs w:val="32"/>
        </w:rPr>
        <w:t xml:space="preserve">odel selection </w:t>
      </w:r>
    </w:p>
    <w:p w14:paraId="4CF7E252" w14:textId="6F90679D" w:rsidR="003900AF" w:rsidRPr="00E17479" w:rsidRDefault="003900AF" w:rsidP="003900AF">
      <w:pPr>
        <w:pStyle w:val="PlainText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48" w:name="_Hlk212128610"/>
      <w:r>
        <w:rPr>
          <w:rFonts w:ascii="Calibri" w:hAnsi="Calibri" w:cs="Calibri"/>
          <w:sz w:val="32"/>
          <w:szCs w:val="32"/>
        </w:rPr>
        <w:t xml:space="preserve">For CPI (series 1), </w:t>
      </w:r>
      <w:r w:rsidR="002867BD">
        <w:rPr>
          <w:rFonts w:ascii="Calibri" w:hAnsi="Calibri" w:cs="Calibri"/>
          <w:sz w:val="32"/>
          <w:szCs w:val="32"/>
        </w:rPr>
        <w:t xml:space="preserve">based on </w:t>
      </w:r>
      <w:r w:rsidR="002867BD" w:rsidRPr="003F1280">
        <w:rPr>
          <w:rFonts w:ascii="Calibri" w:hAnsi="Calibri" w:cs="Calibri"/>
          <w:sz w:val="32"/>
          <w:szCs w:val="32"/>
        </w:rPr>
        <w:t>the maximum value of parameter</w:t>
      </w:r>
      <w:r w:rsidR="002867BD"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 w:rsidR="002867BD">
        <w:rPr>
          <w:rFonts w:ascii="Calibri" w:hAnsi="Calibri" w:cs="Calibri"/>
          <w:sz w:val="32"/>
          <w:szCs w:val="32"/>
        </w:rPr>
        <w:t>p,d</w:t>
      </w:r>
      <w:proofErr w:type="gramEnd"/>
      <w:r w:rsidR="002867BD">
        <w:rPr>
          <w:rFonts w:ascii="Calibri" w:hAnsi="Calibri" w:cs="Calibri"/>
          <w:sz w:val="32"/>
          <w:szCs w:val="32"/>
        </w:rPr>
        <w:t>,q</w:t>
      </w:r>
      <w:proofErr w:type="spellEnd"/>
      <w:r w:rsidR="002867BD">
        <w:rPr>
          <w:rFonts w:ascii="Calibri" w:hAnsi="Calibri" w:cs="Calibri"/>
          <w:sz w:val="32"/>
          <w:szCs w:val="32"/>
        </w:rPr>
        <w:t xml:space="preserve">) determined in Step 1.3, </w:t>
      </w:r>
      <w:r w:rsidR="002867BD" w:rsidRPr="003F1280">
        <w:rPr>
          <w:rFonts w:ascii="Calibri" w:hAnsi="Calibri" w:cs="Calibri"/>
          <w:sz w:val="32"/>
          <w:szCs w:val="32"/>
        </w:rPr>
        <w:t xml:space="preserve"> </w:t>
      </w:r>
      <w:r w:rsidR="002867BD">
        <w:rPr>
          <w:rFonts w:ascii="Calibri" w:hAnsi="Calibri" w:cs="Calibri"/>
          <w:sz w:val="32"/>
          <w:szCs w:val="32"/>
        </w:rPr>
        <w:t>choose some combinations (p</w:t>
      </w:r>
      <w:r w:rsidR="002867BD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2867BD">
        <w:rPr>
          <w:rFonts w:ascii="Calibri" w:hAnsi="Calibri" w:cs="Calibri"/>
          <w:sz w:val="32"/>
          <w:szCs w:val="32"/>
        </w:rPr>
        <w:t>,d</w:t>
      </w:r>
      <w:r w:rsidR="002867BD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2867BD">
        <w:rPr>
          <w:rFonts w:ascii="Calibri" w:hAnsi="Calibri" w:cs="Calibri"/>
          <w:sz w:val="32"/>
          <w:szCs w:val="32"/>
        </w:rPr>
        <w:t>,q</w:t>
      </w:r>
      <w:r w:rsidR="002867BD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2867BD">
        <w:rPr>
          <w:rFonts w:ascii="Calibri" w:hAnsi="Calibri" w:cs="Calibri"/>
          <w:sz w:val="32"/>
          <w:szCs w:val="32"/>
        </w:rPr>
        <w:t>), (p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2867BD">
        <w:rPr>
          <w:rFonts w:ascii="Calibri" w:hAnsi="Calibri" w:cs="Calibri"/>
          <w:sz w:val="32"/>
          <w:szCs w:val="32"/>
        </w:rPr>
        <w:t>,d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1E0737">
        <w:rPr>
          <w:rFonts w:ascii="Calibri" w:hAnsi="Calibri" w:cs="Calibri"/>
          <w:sz w:val="32"/>
          <w:szCs w:val="32"/>
        </w:rPr>
        <w:t>,</w:t>
      </w:r>
      <w:r w:rsidR="002867BD">
        <w:rPr>
          <w:rFonts w:ascii="Calibri" w:hAnsi="Calibri" w:cs="Calibri"/>
          <w:sz w:val="32"/>
          <w:szCs w:val="32"/>
        </w:rPr>
        <w:t>q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2867BD">
        <w:rPr>
          <w:rFonts w:ascii="Calibri" w:hAnsi="Calibri" w:cs="Calibri"/>
          <w:sz w:val="32"/>
          <w:szCs w:val="32"/>
        </w:rPr>
        <w:t>), (p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2867BD">
        <w:rPr>
          <w:rFonts w:ascii="Calibri" w:hAnsi="Calibri" w:cs="Calibri"/>
          <w:sz w:val="32"/>
          <w:szCs w:val="32"/>
        </w:rPr>
        <w:t>,d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1E0737">
        <w:rPr>
          <w:rFonts w:ascii="Calibri" w:hAnsi="Calibri" w:cs="Calibri"/>
          <w:sz w:val="32"/>
          <w:szCs w:val="32"/>
        </w:rPr>
        <w:t>,</w:t>
      </w:r>
      <w:r w:rsidR="002867BD">
        <w:rPr>
          <w:rFonts w:ascii="Calibri" w:hAnsi="Calibri" w:cs="Calibri"/>
          <w:sz w:val="32"/>
          <w:szCs w:val="32"/>
        </w:rPr>
        <w:t>q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2867BD">
        <w:rPr>
          <w:rFonts w:ascii="Calibri" w:hAnsi="Calibri" w:cs="Calibri"/>
          <w:sz w:val="32"/>
          <w:szCs w:val="32"/>
        </w:rPr>
        <w:t>), ..</w:t>
      </w:r>
      <w:r>
        <w:rPr>
          <w:rFonts w:ascii="Calibri" w:hAnsi="Calibri" w:cs="Calibri"/>
          <w:sz w:val="32"/>
          <w:szCs w:val="32"/>
        </w:rPr>
        <w:t>.</w:t>
      </w:r>
      <w:r w:rsidR="001E0737">
        <w:rPr>
          <w:rFonts w:ascii="Calibri" w:hAnsi="Calibri" w:cs="Calibri"/>
          <w:sz w:val="32"/>
          <w:szCs w:val="32"/>
        </w:rPr>
        <w:t>, then</w:t>
      </w:r>
    </w:p>
    <w:bookmarkEnd w:id="48"/>
    <w:p w14:paraId="5CB24BF0" w14:textId="0C83DEB7" w:rsidR="003900AF" w:rsidRDefault="003900AF" w:rsidP="003900A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A1. </w:t>
      </w:r>
      <w:r w:rsidR="001E0737">
        <w:rPr>
          <w:rFonts w:ascii="Calibri" w:hAnsi="Calibri" w:cs="Calibri"/>
          <w:sz w:val="32"/>
          <w:szCs w:val="32"/>
        </w:rPr>
        <w:t xml:space="preserve">For each </w:t>
      </w:r>
      <w:r w:rsidR="00FA6647" w:rsidRPr="003F1280">
        <w:rPr>
          <w:rFonts w:ascii="Calibri" w:hAnsi="Calibri" w:cs="Calibri"/>
          <w:sz w:val="32"/>
          <w:szCs w:val="32"/>
        </w:rPr>
        <w:t>parameter</w:t>
      </w:r>
      <w:r w:rsidR="00FA6647">
        <w:rPr>
          <w:rFonts w:ascii="Calibri" w:hAnsi="Calibri" w:cs="Calibri"/>
          <w:sz w:val="32"/>
          <w:szCs w:val="32"/>
        </w:rPr>
        <w:t xml:space="preserve"> </w:t>
      </w:r>
      <w:r w:rsidR="001E0737">
        <w:rPr>
          <w:rFonts w:ascii="Calibri" w:hAnsi="Calibri" w:cs="Calibri"/>
          <w:sz w:val="32"/>
          <w:szCs w:val="32"/>
        </w:rPr>
        <w:t xml:space="preserve">combination </w:t>
      </w:r>
      <w:bookmarkStart w:id="49" w:name="_Hlk212124221"/>
      <w:r w:rsidR="001E0737">
        <w:rPr>
          <w:rFonts w:ascii="Calibri" w:hAnsi="Calibri" w:cs="Calibri"/>
          <w:sz w:val="32"/>
          <w:szCs w:val="32"/>
        </w:rPr>
        <w:t>(</w:t>
      </w:r>
      <w:proofErr w:type="spellStart"/>
      <w:proofErr w:type="gramStart"/>
      <w:r w:rsidR="001E0737">
        <w:rPr>
          <w:rFonts w:ascii="Calibri" w:hAnsi="Calibri" w:cs="Calibri"/>
          <w:sz w:val="32"/>
          <w:szCs w:val="32"/>
        </w:rPr>
        <w:t>p</w:t>
      </w:r>
      <w:r w:rsidR="001E0737">
        <w:rPr>
          <w:rFonts w:ascii="Calibri" w:hAnsi="Calibri" w:cs="Calibri"/>
          <w:sz w:val="32"/>
          <w:szCs w:val="32"/>
          <w:vertAlign w:val="subscript"/>
        </w:rPr>
        <w:t>k</w:t>
      </w:r>
      <w:r w:rsidR="001E0737">
        <w:rPr>
          <w:rFonts w:ascii="Calibri" w:hAnsi="Calibri" w:cs="Calibri"/>
          <w:sz w:val="32"/>
          <w:szCs w:val="32"/>
        </w:rPr>
        <w:t>,d</w:t>
      </w:r>
      <w:r w:rsidR="001E0737">
        <w:rPr>
          <w:rFonts w:ascii="Calibri" w:hAnsi="Calibri" w:cs="Calibri"/>
          <w:sz w:val="32"/>
          <w:szCs w:val="32"/>
          <w:vertAlign w:val="subscript"/>
        </w:rPr>
        <w:t>k</w:t>
      </w:r>
      <w:proofErr w:type="gramEnd"/>
      <w:r w:rsidR="001E0737">
        <w:rPr>
          <w:rFonts w:ascii="Calibri" w:hAnsi="Calibri" w:cs="Calibri"/>
          <w:sz w:val="32"/>
          <w:szCs w:val="32"/>
        </w:rPr>
        <w:t>,q</w:t>
      </w:r>
      <w:r w:rsidR="001E0737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1E0737">
        <w:rPr>
          <w:rFonts w:ascii="Calibri" w:hAnsi="Calibri" w:cs="Calibri"/>
          <w:sz w:val="32"/>
          <w:szCs w:val="32"/>
        </w:rPr>
        <w:t>),</w:t>
      </w:r>
      <w:r w:rsidR="00FA6647" w:rsidRPr="00FA6647">
        <w:rPr>
          <w:rFonts w:ascii="Calibri" w:hAnsi="Calibri" w:cs="Calibri"/>
          <w:sz w:val="32"/>
          <w:szCs w:val="32"/>
        </w:rPr>
        <w:t xml:space="preserve"> </w:t>
      </w:r>
      <w:bookmarkEnd w:id="49"/>
      <w:r w:rsidR="00FA6647">
        <w:rPr>
          <w:rFonts w:ascii="Calibri" w:hAnsi="Calibri" w:cs="Calibri"/>
          <w:sz w:val="32"/>
          <w:szCs w:val="32"/>
        </w:rPr>
        <w:t>e</w:t>
      </w:r>
      <w:r w:rsidR="00FA6647" w:rsidRPr="00081969">
        <w:rPr>
          <w:rFonts w:ascii="Calibri" w:hAnsi="Calibri" w:cs="Calibri"/>
          <w:sz w:val="32"/>
          <w:szCs w:val="32"/>
        </w:rPr>
        <w:t>stimat</w:t>
      </w:r>
      <w:r w:rsidR="00FA6647">
        <w:rPr>
          <w:rFonts w:ascii="Calibri" w:hAnsi="Calibri" w:cs="Calibri"/>
          <w:sz w:val="32"/>
          <w:szCs w:val="32"/>
        </w:rPr>
        <w:t>e</w:t>
      </w:r>
      <w:r w:rsidR="00FA6647" w:rsidRPr="00081969">
        <w:rPr>
          <w:rFonts w:ascii="Calibri" w:hAnsi="Calibri" w:cs="Calibri"/>
          <w:sz w:val="32"/>
          <w:szCs w:val="32"/>
        </w:rPr>
        <w:t xml:space="preserve"> ARIMA</w:t>
      </w:r>
      <w:r w:rsidR="00FA6647">
        <w:rPr>
          <w:rFonts w:ascii="Calibri" w:hAnsi="Calibri" w:cs="Calibri"/>
          <w:sz w:val="32"/>
          <w:szCs w:val="32"/>
        </w:rPr>
        <w:t>(</w:t>
      </w:r>
      <w:proofErr w:type="spellStart"/>
      <w:r w:rsidR="00FA6647">
        <w:rPr>
          <w:rFonts w:ascii="Calibri" w:hAnsi="Calibri" w:cs="Calibri"/>
          <w:sz w:val="32"/>
          <w:szCs w:val="32"/>
        </w:rPr>
        <w:t>p</w:t>
      </w:r>
      <w:r w:rsidR="00FA6647">
        <w:rPr>
          <w:rFonts w:ascii="Calibri" w:hAnsi="Calibri" w:cs="Calibri"/>
          <w:sz w:val="32"/>
          <w:szCs w:val="32"/>
          <w:vertAlign w:val="subscript"/>
        </w:rPr>
        <w:t>k</w:t>
      </w:r>
      <w:r w:rsidR="00FA6647">
        <w:rPr>
          <w:rFonts w:ascii="Calibri" w:hAnsi="Calibri" w:cs="Calibri"/>
          <w:sz w:val="32"/>
          <w:szCs w:val="32"/>
        </w:rPr>
        <w:t>,d</w:t>
      </w:r>
      <w:r w:rsidR="00FA6647">
        <w:rPr>
          <w:rFonts w:ascii="Calibri" w:hAnsi="Calibri" w:cs="Calibri"/>
          <w:sz w:val="32"/>
          <w:szCs w:val="32"/>
          <w:vertAlign w:val="subscript"/>
        </w:rPr>
        <w:t>k</w:t>
      </w:r>
      <w:r w:rsidR="00FA6647">
        <w:rPr>
          <w:rFonts w:ascii="Calibri" w:hAnsi="Calibri" w:cs="Calibri"/>
          <w:sz w:val="32"/>
          <w:szCs w:val="32"/>
        </w:rPr>
        <w:t>,q</w:t>
      </w:r>
      <w:r w:rsidR="00FA6647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FA6647">
        <w:rPr>
          <w:rFonts w:ascii="Calibri" w:hAnsi="Calibri" w:cs="Calibri"/>
          <w:sz w:val="32"/>
          <w:szCs w:val="32"/>
        </w:rPr>
        <w:t>)</w:t>
      </w:r>
      <w:r w:rsidR="00FA6647" w:rsidRPr="00081969">
        <w:rPr>
          <w:rFonts w:ascii="Calibri" w:hAnsi="Calibri" w:cs="Calibri"/>
          <w:sz w:val="32"/>
          <w:szCs w:val="32"/>
        </w:rPr>
        <w:t xml:space="preserve"> model</w:t>
      </w:r>
      <w:r w:rsidR="00FA6647">
        <w:rPr>
          <w:rFonts w:ascii="Calibri" w:hAnsi="Calibri" w:cs="Calibri"/>
          <w:sz w:val="32"/>
          <w:szCs w:val="32"/>
        </w:rPr>
        <w:t>, representing:</w:t>
      </w:r>
    </w:p>
    <w:p w14:paraId="54E9EA88" w14:textId="77777777" w:rsidR="00FA6647" w:rsidRPr="00E17479" w:rsidRDefault="00FA6647" w:rsidP="00FA6647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2CD7579F" w14:textId="77777777" w:rsidR="00FA6647" w:rsidRPr="00E17479" w:rsidRDefault="00FA6647" w:rsidP="00FA6647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2299CB08" w14:textId="77777777" w:rsidR="00FA6647" w:rsidRDefault="003900AF" w:rsidP="003900A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A2. </w:t>
      </w:r>
      <w:r w:rsidR="00FA6647">
        <w:rPr>
          <w:rFonts w:ascii="Calibri" w:hAnsi="Calibri" w:cs="Calibri"/>
          <w:sz w:val="32"/>
          <w:szCs w:val="32"/>
        </w:rPr>
        <w:t>Select the best (optimal</w:t>
      </w:r>
      <w:r>
        <w:rPr>
          <w:rFonts w:ascii="Calibri" w:hAnsi="Calibri" w:cs="Calibri"/>
          <w:sz w:val="32"/>
          <w:szCs w:val="32"/>
        </w:rPr>
        <w:t>)</w:t>
      </w:r>
      <w:r w:rsidR="00FA6647" w:rsidRPr="00FA6647">
        <w:rPr>
          <w:rFonts w:ascii="Calibri" w:hAnsi="Calibri" w:cs="Calibri"/>
          <w:sz w:val="32"/>
          <w:szCs w:val="32"/>
        </w:rPr>
        <w:t xml:space="preserve"> </w:t>
      </w:r>
      <w:r w:rsidR="00FA6647" w:rsidRPr="00081969">
        <w:rPr>
          <w:rFonts w:ascii="Calibri" w:hAnsi="Calibri" w:cs="Calibri"/>
          <w:sz w:val="32"/>
          <w:szCs w:val="32"/>
        </w:rPr>
        <w:t>ARIMA</w:t>
      </w:r>
      <w:r w:rsidR="00FA6647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 xml:space="preserve">: </w:t>
      </w:r>
    </w:p>
    <w:p w14:paraId="010EC9CD" w14:textId="40E79354" w:rsidR="00FA6647" w:rsidRPr="00E17479" w:rsidRDefault="0085240D" w:rsidP="00FA6647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For each </w:t>
      </w:r>
      <w:proofErr w:type="gramStart"/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 xml:space="preserve">, check the stability of estimated regression parameters </w:t>
      </w:r>
      <w:r w:rsidR="00910BC4" w:rsidRPr="00910BC4">
        <w:rPr>
          <w:rFonts w:ascii="Calibri" w:hAnsi="Calibri" w:cs="Calibri"/>
          <w:sz w:val="32"/>
          <w:szCs w:val="32"/>
        </w:rPr>
        <w:t>by examining the corresponding confidence intervals (</w:t>
      </w:r>
      <w:bookmarkStart w:id="50" w:name="_Hlk212127527"/>
      <w:r w:rsidR="00910BC4" w:rsidRPr="00910BC4">
        <w:rPr>
          <w:rFonts w:ascii="Calibri" w:hAnsi="Calibri" w:cs="Calibri"/>
          <w:sz w:val="32"/>
          <w:szCs w:val="32"/>
        </w:rPr>
        <w:t>choose the model with stable regression parameters</w:t>
      </w:r>
      <w:bookmarkEnd w:id="50"/>
      <w:r w:rsidR="00910BC4" w:rsidRPr="00910BC4">
        <w:rPr>
          <w:rFonts w:ascii="Calibri" w:hAnsi="Calibri" w:cs="Calibri"/>
          <w:sz w:val="32"/>
          <w:szCs w:val="32"/>
        </w:rPr>
        <w:t>).</w:t>
      </w:r>
    </w:p>
    <w:p w14:paraId="2F60736C" w14:textId="0E32C865" w:rsidR="00FA6647" w:rsidRPr="00E17479" w:rsidRDefault="0085240D" w:rsidP="00FA6647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 xml:space="preserve">Compare </w:t>
      </w:r>
      <w:r w:rsidR="00674F7A">
        <w:rPr>
          <w:rFonts w:ascii="Calibri" w:hAnsi="Calibri" w:cs="Calibri"/>
          <w:sz w:val="32"/>
          <w:szCs w:val="32"/>
        </w:rPr>
        <w:t>AIC values of</w:t>
      </w:r>
      <w:r w:rsidR="00674F7A" w:rsidRPr="00674F7A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="00674F7A" w:rsidRPr="00081969">
        <w:rPr>
          <w:rFonts w:ascii="Calibri" w:hAnsi="Calibri" w:cs="Calibri"/>
          <w:sz w:val="32"/>
          <w:szCs w:val="32"/>
        </w:rPr>
        <w:t>ARIMA</w:t>
      </w:r>
      <w:r w:rsidR="00674F7A"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 w:rsidR="00674F7A">
        <w:rPr>
          <w:rFonts w:ascii="Calibri" w:hAnsi="Calibri" w:cs="Calibri"/>
          <w:sz w:val="32"/>
          <w:szCs w:val="32"/>
        </w:rPr>
        <w:t>p</w:t>
      </w:r>
      <w:r w:rsidR="00674F7A">
        <w:rPr>
          <w:rFonts w:ascii="Calibri" w:hAnsi="Calibri" w:cs="Calibri"/>
          <w:sz w:val="32"/>
          <w:szCs w:val="32"/>
          <w:vertAlign w:val="subscript"/>
        </w:rPr>
        <w:t>k</w:t>
      </w:r>
      <w:r w:rsidR="00674F7A">
        <w:rPr>
          <w:rFonts w:ascii="Calibri" w:hAnsi="Calibri" w:cs="Calibri"/>
          <w:sz w:val="32"/>
          <w:szCs w:val="32"/>
        </w:rPr>
        <w:t>,d</w:t>
      </w:r>
      <w:r w:rsidR="00674F7A">
        <w:rPr>
          <w:rFonts w:ascii="Calibri" w:hAnsi="Calibri" w:cs="Calibri"/>
          <w:sz w:val="32"/>
          <w:szCs w:val="32"/>
          <w:vertAlign w:val="subscript"/>
        </w:rPr>
        <w:t>k</w:t>
      </w:r>
      <w:r w:rsidR="00674F7A">
        <w:rPr>
          <w:rFonts w:ascii="Calibri" w:hAnsi="Calibri" w:cs="Calibri"/>
          <w:sz w:val="32"/>
          <w:szCs w:val="32"/>
        </w:rPr>
        <w:t>,q</w:t>
      </w:r>
      <w:r w:rsidR="00674F7A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674F7A">
        <w:rPr>
          <w:rFonts w:ascii="Calibri" w:hAnsi="Calibri" w:cs="Calibri"/>
          <w:sz w:val="32"/>
          <w:szCs w:val="32"/>
        </w:rPr>
        <w:t>)</w:t>
      </w:r>
      <w:r w:rsidR="00674F7A" w:rsidRPr="00081969">
        <w:rPr>
          <w:rFonts w:ascii="Calibri" w:hAnsi="Calibri" w:cs="Calibri"/>
          <w:sz w:val="32"/>
          <w:szCs w:val="32"/>
        </w:rPr>
        <w:t xml:space="preserve"> model</w:t>
      </w:r>
      <w:r w:rsidR="00674F7A">
        <w:rPr>
          <w:rFonts w:ascii="Calibri" w:hAnsi="Calibri" w:cs="Calibri"/>
          <w:sz w:val="32"/>
          <w:szCs w:val="32"/>
        </w:rPr>
        <w:t xml:space="preserve">s, </w:t>
      </w:r>
      <w:r w:rsidR="00674F7A" w:rsidRPr="00910BC4">
        <w:rPr>
          <w:rFonts w:ascii="Calibri" w:hAnsi="Calibri" w:cs="Calibri"/>
          <w:sz w:val="32"/>
          <w:szCs w:val="32"/>
        </w:rPr>
        <w:t xml:space="preserve">choose the model with </w:t>
      </w:r>
      <w:r w:rsidR="00674F7A">
        <w:rPr>
          <w:rFonts w:ascii="Calibri" w:hAnsi="Calibri" w:cs="Calibri"/>
          <w:sz w:val="32"/>
          <w:szCs w:val="32"/>
        </w:rPr>
        <w:t xml:space="preserve">the lowest </w:t>
      </w:r>
      <w:r w:rsidR="00674F7A" w:rsidRPr="00907EAD">
        <w:rPr>
          <w:rFonts w:ascii="Calibri" w:hAnsi="Calibri" w:cs="Calibri"/>
          <w:color w:val="FF0000"/>
          <w:sz w:val="32"/>
          <w:szCs w:val="32"/>
        </w:rPr>
        <w:t>AIC</w:t>
      </w:r>
      <w:r w:rsidR="00674F7A">
        <w:rPr>
          <w:rFonts w:ascii="Calibri" w:hAnsi="Calibri" w:cs="Calibri"/>
          <w:sz w:val="32"/>
          <w:szCs w:val="32"/>
        </w:rPr>
        <w:t xml:space="preserve"> value and </w:t>
      </w:r>
      <w:r w:rsidR="00674F7A" w:rsidRPr="00910BC4">
        <w:rPr>
          <w:rFonts w:ascii="Calibri" w:hAnsi="Calibri" w:cs="Calibri"/>
          <w:sz w:val="32"/>
          <w:szCs w:val="32"/>
        </w:rPr>
        <w:t>stable regression parameters</w:t>
      </w:r>
      <w:r w:rsidR="00674F7A" w:rsidRPr="00674F7A">
        <w:rPr>
          <w:rFonts w:ascii="Calibri" w:hAnsi="Calibri" w:cs="Calibri"/>
          <w:sz w:val="32"/>
          <w:szCs w:val="32"/>
        </w:rPr>
        <w:t xml:space="preserve"> </w:t>
      </w:r>
      <w:r w:rsidR="00674F7A">
        <w:rPr>
          <w:rFonts w:ascii="Calibri" w:hAnsi="Calibri" w:cs="Calibri"/>
          <w:sz w:val="32"/>
          <w:szCs w:val="32"/>
        </w:rPr>
        <w:t>as the best</w:t>
      </w:r>
      <w:r w:rsidR="00674F7A" w:rsidRPr="00674F7A">
        <w:rPr>
          <w:rFonts w:ascii="Calibri" w:hAnsi="Calibri" w:cs="Calibri"/>
          <w:sz w:val="32"/>
          <w:szCs w:val="32"/>
        </w:rPr>
        <w:t xml:space="preserve"> </w:t>
      </w:r>
      <w:r w:rsidR="00674F7A" w:rsidRPr="00081969">
        <w:rPr>
          <w:rFonts w:ascii="Calibri" w:hAnsi="Calibri" w:cs="Calibri"/>
          <w:sz w:val="32"/>
          <w:szCs w:val="32"/>
        </w:rPr>
        <w:t>ARIMA</w:t>
      </w:r>
      <w:r w:rsidR="00674F7A">
        <w:rPr>
          <w:rFonts w:ascii="Calibri" w:hAnsi="Calibri" w:cs="Calibri"/>
          <w:sz w:val="32"/>
          <w:szCs w:val="32"/>
        </w:rPr>
        <w:t>(</w:t>
      </w:r>
      <w:proofErr w:type="spellStart"/>
      <w:r w:rsidR="00674F7A">
        <w:rPr>
          <w:rFonts w:ascii="Calibri" w:hAnsi="Calibri" w:cs="Calibri"/>
          <w:sz w:val="32"/>
          <w:szCs w:val="32"/>
        </w:rPr>
        <w:t>p</w:t>
      </w:r>
      <w:r w:rsidR="00674F7A">
        <w:rPr>
          <w:rFonts w:ascii="Calibri" w:hAnsi="Calibri" w:cs="Calibri"/>
          <w:sz w:val="32"/>
          <w:szCs w:val="32"/>
          <w:vertAlign w:val="subscript"/>
        </w:rPr>
        <w:t>O</w:t>
      </w:r>
      <w:r w:rsidR="00674F7A">
        <w:rPr>
          <w:rFonts w:ascii="Calibri" w:hAnsi="Calibri" w:cs="Calibri"/>
          <w:sz w:val="32"/>
          <w:szCs w:val="32"/>
        </w:rPr>
        <w:t>,d</w:t>
      </w:r>
      <w:r w:rsidR="00674F7A">
        <w:rPr>
          <w:rFonts w:ascii="Calibri" w:hAnsi="Calibri" w:cs="Calibri"/>
          <w:sz w:val="32"/>
          <w:szCs w:val="32"/>
          <w:vertAlign w:val="subscript"/>
        </w:rPr>
        <w:t>O</w:t>
      </w:r>
      <w:r w:rsidR="00674F7A">
        <w:rPr>
          <w:rFonts w:ascii="Calibri" w:hAnsi="Calibri" w:cs="Calibri"/>
          <w:sz w:val="32"/>
          <w:szCs w:val="32"/>
        </w:rPr>
        <w:t>,q</w:t>
      </w:r>
      <w:r w:rsidR="00674F7A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674F7A">
        <w:rPr>
          <w:rFonts w:ascii="Calibri" w:hAnsi="Calibri" w:cs="Calibri"/>
          <w:sz w:val="32"/>
          <w:szCs w:val="32"/>
        </w:rPr>
        <w:t>)</w:t>
      </w:r>
      <w:r w:rsidR="00674F7A" w:rsidRPr="00081969">
        <w:rPr>
          <w:rFonts w:ascii="Calibri" w:hAnsi="Calibri" w:cs="Calibri"/>
          <w:sz w:val="32"/>
          <w:szCs w:val="32"/>
        </w:rPr>
        <w:t xml:space="preserve"> model</w:t>
      </w:r>
      <w:r w:rsidR="00674F7A">
        <w:rPr>
          <w:rFonts w:ascii="Calibri" w:hAnsi="Calibri" w:cs="Calibri"/>
          <w:sz w:val="32"/>
          <w:szCs w:val="32"/>
        </w:rPr>
        <w:t>.</w:t>
      </w:r>
    </w:p>
    <w:p w14:paraId="3F182276" w14:textId="2D61A30D" w:rsidR="003900AF" w:rsidRPr="00E17479" w:rsidRDefault="001A1D19" w:rsidP="0085240D">
      <w:pPr>
        <w:pStyle w:val="PlainText"/>
        <w:spacing w:line="276" w:lineRule="auto"/>
        <w:ind w:left="1077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(</w:t>
      </w:r>
      <w:r w:rsidRPr="001A1D19">
        <w:rPr>
          <w:rFonts w:ascii="Calibri" w:hAnsi="Calibri" w:cs="Calibri"/>
          <w:i/>
          <w:iCs/>
          <w:sz w:val="32"/>
          <w:szCs w:val="32"/>
        </w:rPr>
        <w:t>You can use the “loop” procedure for each parameter p, q, and d in this step</w:t>
      </w:r>
      <w:r>
        <w:rPr>
          <w:rFonts w:ascii="Calibri" w:hAnsi="Calibri" w:cs="Calibri"/>
          <w:sz w:val="32"/>
          <w:szCs w:val="32"/>
        </w:rPr>
        <w:t>)</w:t>
      </w:r>
    </w:p>
    <w:p w14:paraId="47ECE4FB" w14:textId="12C61635" w:rsidR="001A1D19" w:rsidRPr="00E17479" w:rsidRDefault="00864AF3" w:rsidP="001A1D19">
      <w:pPr>
        <w:pStyle w:val="PlainText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For </w:t>
      </w:r>
      <w:r w:rsidR="0041729F">
        <w:rPr>
          <w:rFonts w:ascii="Calibri" w:hAnsi="Calibri" w:cs="Calibri"/>
          <w:sz w:val="32"/>
          <w:szCs w:val="32"/>
        </w:rPr>
        <w:t>CPI rate (series 3)</w:t>
      </w:r>
      <w:r w:rsidR="001A1D19">
        <w:rPr>
          <w:rFonts w:ascii="Calibri" w:hAnsi="Calibri" w:cs="Calibri"/>
          <w:sz w:val="32"/>
          <w:szCs w:val="32"/>
        </w:rPr>
        <w:t xml:space="preserve">, based on </w:t>
      </w:r>
      <w:r w:rsidR="001A1D19" w:rsidRPr="003F1280">
        <w:rPr>
          <w:rFonts w:ascii="Calibri" w:hAnsi="Calibri" w:cs="Calibri"/>
          <w:sz w:val="32"/>
          <w:szCs w:val="32"/>
        </w:rPr>
        <w:t>the maximum value of parameter</w:t>
      </w:r>
      <w:r w:rsidR="001A1D19"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 w:rsidR="001A1D19">
        <w:rPr>
          <w:rFonts w:ascii="Calibri" w:hAnsi="Calibri" w:cs="Calibri"/>
          <w:sz w:val="32"/>
          <w:szCs w:val="32"/>
        </w:rPr>
        <w:t>p,d</w:t>
      </w:r>
      <w:proofErr w:type="gramEnd"/>
      <w:r w:rsidR="001A1D19">
        <w:rPr>
          <w:rFonts w:ascii="Calibri" w:hAnsi="Calibri" w:cs="Calibri"/>
          <w:sz w:val="32"/>
          <w:szCs w:val="32"/>
        </w:rPr>
        <w:t>,q</w:t>
      </w:r>
      <w:proofErr w:type="spellEnd"/>
      <w:r w:rsidR="001A1D19">
        <w:rPr>
          <w:rFonts w:ascii="Calibri" w:hAnsi="Calibri" w:cs="Calibri"/>
          <w:sz w:val="32"/>
          <w:szCs w:val="32"/>
        </w:rPr>
        <w:t xml:space="preserve">) determined in Step 1.3, </w:t>
      </w:r>
      <w:r w:rsidR="001A1D19" w:rsidRPr="003F1280">
        <w:rPr>
          <w:rFonts w:ascii="Calibri" w:hAnsi="Calibri" w:cs="Calibri"/>
          <w:sz w:val="32"/>
          <w:szCs w:val="32"/>
        </w:rPr>
        <w:t xml:space="preserve"> </w:t>
      </w:r>
      <w:r w:rsidR="001A1D19">
        <w:rPr>
          <w:rFonts w:ascii="Calibri" w:hAnsi="Calibri" w:cs="Calibri"/>
          <w:sz w:val="32"/>
          <w:szCs w:val="32"/>
        </w:rPr>
        <w:t>choose some combinations (p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1A1D19">
        <w:rPr>
          <w:rFonts w:ascii="Calibri" w:hAnsi="Calibri" w:cs="Calibri"/>
          <w:sz w:val="32"/>
          <w:szCs w:val="32"/>
        </w:rPr>
        <w:t>,q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1A1D19">
        <w:rPr>
          <w:rFonts w:ascii="Calibri" w:hAnsi="Calibri" w:cs="Calibri"/>
          <w:sz w:val="32"/>
          <w:szCs w:val="32"/>
        </w:rPr>
        <w:t>), (p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1A1D19">
        <w:rPr>
          <w:rFonts w:ascii="Calibri" w:hAnsi="Calibri" w:cs="Calibri"/>
          <w:sz w:val="32"/>
          <w:szCs w:val="32"/>
        </w:rPr>
        <w:t>,q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1A1D19">
        <w:rPr>
          <w:rFonts w:ascii="Calibri" w:hAnsi="Calibri" w:cs="Calibri"/>
          <w:sz w:val="32"/>
          <w:szCs w:val="32"/>
        </w:rPr>
        <w:t>), (p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1A1D19">
        <w:rPr>
          <w:rFonts w:ascii="Calibri" w:hAnsi="Calibri" w:cs="Calibri"/>
          <w:sz w:val="32"/>
          <w:szCs w:val="32"/>
        </w:rPr>
        <w:t>,q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1A1D19">
        <w:rPr>
          <w:rFonts w:ascii="Calibri" w:hAnsi="Calibri" w:cs="Calibri"/>
          <w:sz w:val="32"/>
          <w:szCs w:val="32"/>
        </w:rPr>
        <w:t>), ..., then</w:t>
      </w:r>
    </w:p>
    <w:p w14:paraId="66194EB1" w14:textId="5FBD7489" w:rsidR="001A1D19" w:rsidRDefault="0041729F" w:rsidP="001A1D19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 w:rsidR="001A1D19">
        <w:rPr>
          <w:rFonts w:ascii="Calibri" w:hAnsi="Calibri" w:cs="Calibri"/>
          <w:sz w:val="32"/>
          <w:szCs w:val="32"/>
        </w:rPr>
        <w:t xml:space="preserve">1. For each </w:t>
      </w:r>
      <w:r w:rsidR="001A1D19" w:rsidRPr="003F1280">
        <w:rPr>
          <w:rFonts w:ascii="Calibri" w:hAnsi="Calibri" w:cs="Calibri"/>
          <w:sz w:val="32"/>
          <w:szCs w:val="32"/>
        </w:rPr>
        <w:t>parameter</w:t>
      </w:r>
      <w:r w:rsidR="001A1D19">
        <w:rPr>
          <w:rFonts w:ascii="Calibri" w:hAnsi="Calibri" w:cs="Calibri"/>
          <w:sz w:val="32"/>
          <w:szCs w:val="32"/>
        </w:rPr>
        <w:t xml:space="preserve"> combination (</w:t>
      </w:r>
      <w:proofErr w:type="spellStart"/>
      <w:proofErr w:type="gramStart"/>
      <w:r w:rsidR="001A1D19">
        <w:rPr>
          <w:rFonts w:ascii="Calibri" w:hAnsi="Calibri" w:cs="Calibri"/>
          <w:sz w:val="32"/>
          <w:szCs w:val="32"/>
        </w:rPr>
        <w:t>p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proofErr w:type="gramEnd"/>
      <w:r w:rsidR="001A1D19">
        <w:rPr>
          <w:rFonts w:ascii="Calibri" w:hAnsi="Calibri" w:cs="Calibri"/>
          <w:sz w:val="32"/>
          <w:szCs w:val="32"/>
        </w:rPr>
        <w:t>,q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1A1D19">
        <w:rPr>
          <w:rFonts w:ascii="Calibri" w:hAnsi="Calibri" w:cs="Calibri"/>
          <w:sz w:val="32"/>
          <w:szCs w:val="32"/>
        </w:rPr>
        <w:t>),</w:t>
      </w:r>
      <w:r w:rsidR="001A1D19" w:rsidRPr="00FA6647">
        <w:rPr>
          <w:rFonts w:ascii="Calibri" w:hAnsi="Calibri" w:cs="Calibri"/>
          <w:sz w:val="32"/>
          <w:szCs w:val="32"/>
        </w:rPr>
        <w:t xml:space="preserve"> </w:t>
      </w:r>
      <w:r w:rsidR="001A1D19">
        <w:rPr>
          <w:rFonts w:ascii="Calibri" w:hAnsi="Calibri" w:cs="Calibri"/>
          <w:sz w:val="32"/>
          <w:szCs w:val="32"/>
        </w:rPr>
        <w:t>e</w:t>
      </w:r>
      <w:r w:rsidR="001A1D19" w:rsidRPr="00081969">
        <w:rPr>
          <w:rFonts w:ascii="Calibri" w:hAnsi="Calibri" w:cs="Calibri"/>
          <w:sz w:val="32"/>
          <w:szCs w:val="32"/>
        </w:rPr>
        <w:t>stimat</w:t>
      </w:r>
      <w:r w:rsidR="001A1D19">
        <w:rPr>
          <w:rFonts w:ascii="Calibri" w:hAnsi="Calibri" w:cs="Calibri"/>
          <w:sz w:val="32"/>
          <w:szCs w:val="32"/>
        </w:rPr>
        <w:t>e</w:t>
      </w:r>
      <w:r w:rsidR="001A1D19" w:rsidRPr="00081969">
        <w:rPr>
          <w:rFonts w:ascii="Calibri" w:hAnsi="Calibri" w:cs="Calibri"/>
          <w:sz w:val="32"/>
          <w:szCs w:val="32"/>
        </w:rPr>
        <w:t xml:space="preserve"> ARIMA</w:t>
      </w:r>
      <w:r w:rsidR="001A1D19">
        <w:rPr>
          <w:rFonts w:ascii="Calibri" w:hAnsi="Calibri" w:cs="Calibri"/>
          <w:sz w:val="32"/>
          <w:szCs w:val="32"/>
        </w:rPr>
        <w:t>(</w:t>
      </w:r>
      <w:proofErr w:type="spellStart"/>
      <w:r w:rsidR="001A1D19">
        <w:rPr>
          <w:rFonts w:ascii="Calibri" w:hAnsi="Calibri" w:cs="Calibri"/>
          <w:sz w:val="32"/>
          <w:szCs w:val="32"/>
        </w:rPr>
        <w:t>p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r w:rsidR="001A1D19">
        <w:rPr>
          <w:rFonts w:ascii="Calibri" w:hAnsi="Calibri" w:cs="Calibri"/>
          <w:sz w:val="32"/>
          <w:szCs w:val="32"/>
        </w:rPr>
        <w:t>,q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1A1D19">
        <w:rPr>
          <w:rFonts w:ascii="Calibri" w:hAnsi="Calibri" w:cs="Calibri"/>
          <w:sz w:val="32"/>
          <w:szCs w:val="32"/>
        </w:rPr>
        <w:t>)</w:t>
      </w:r>
      <w:r w:rsidR="001A1D19" w:rsidRPr="00081969">
        <w:rPr>
          <w:rFonts w:ascii="Calibri" w:hAnsi="Calibri" w:cs="Calibri"/>
          <w:sz w:val="32"/>
          <w:szCs w:val="32"/>
        </w:rPr>
        <w:t xml:space="preserve"> model</w:t>
      </w:r>
      <w:r w:rsidR="001A1D19">
        <w:rPr>
          <w:rFonts w:ascii="Calibri" w:hAnsi="Calibri" w:cs="Calibri"/>
          <w:sz w:val="32"/>
          <w:szCs w:val="32"/>
        </w:rPr>
        <w:t>, representing:</w:t>
      </w:r>
    </w:p>
    <w:p w14:paraId="73ECD083" w14:textId="77777777" w:rsidR="001A1D19" w:rsidRPr="00E17479" w:rsidRDefault="001A1D19" w:rsidP="001A1D1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51" w:name="_Hlk212129053"/>
      <w:r>
        <w:rPr>
          <w:rFonts w:ascii="Calibri" w:hAnsi="Calibri" w:cs="Calibri"/>
          <w:sz w:val="32"/>
          <w:szCs w:val="32"/>
        </w:rPr>
        <w:t>Code</w:t>
      </w:r>
    </w:p>
    <w:p w14:paraId="5F08273A" w14:textId="77777777" w:rsidR="001A1D19" w:rsidRPr="00E17479" w:rsidRDefault="001A1D19" w:rsidP="001A1D1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bookmarkEnd w:id="51"/>
    <w:p w14:paraId="56D5BCCD" w14:textId="018FDD87" w:rsidR="001A1D19" w:rsidRDefault="0041729F" w:rsidP="001A1D19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 w:rsidR="001A1D19">
        <w:rPr>
          <w:rFonts w:ascii="Calibri" w:hAnsi="Calibri" w:cs="Calibri"/>
          <w:sz w:val="32"/>
          <w:szCs w:val="32"/>
        </w:rPr>
        <w:t>2. Select the best (optimal)</w:t>
      </w:r>
      <w:r w:rsidR="001A1D19" w:rsidRPr="00FA6647">
        <w:rPr>
          <w:rFonts w:ascii="Calibri" w:hAnsi="Calibri" w:cs="Calibri"/>
          <w:sz w:val="32"/>
          <w:szCs w:val="32"/>
        </w:rPr>
        <w:t xml:space="preserve"> </w:t>
      </w:r>
      <w:r w:rsidR="001A1D19" w:rsidRPr="00081969">
        <w:rPr>
          <w:rFonts w:ascii="Calibri" w:hAnsi="Calibri" w:cs="Calibri"/>
          <w:sz w:val="32"/>
          <w:szCs w:val="32"/>
        </w:rPr>
        <w:t>ARIMA</w:t>
      </w:r>
      <w:r w:rsidR="001A1D19">
        <w:rPr>
          <w:rFonts w:ascii="Calibri" w:hAnsi="Calibri" w:cs="Calibri"/>
          <w:sz w:val="32"/>
          <w:szCs w:val="32"/>
        </w:rPr>
        <w:t xml:space="preserve"> model: </w:t>
      </w:r>
    </w:p>
    <w:p w14:paraId="60B8F16B" w14:textId="77777777" w:rsidR="001A1D19" w:rsidRPr="00E17479" w:rsidRDefault="001A1D19" w:rsidP="001A1D1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For each </w:t>
      </w:r>
      <w:proofErr w:type="gramStart"/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 xml:space="preserve">, check the stability of estimated regression parameters </w:t>
      </w:r>
      <w:r w:rsidRPr="00910BC4">
        <w:rPr>
          <w:rFonts w:ascii="Calibri" w:hAnsi="Calibri" w:cs="Calibri"/>
          <w:sz w:val="32"/>
          <w:szCs w:val="32"/>
        </w:rPr>
        <w:t>by examining the corresponding confidence intervals (choose the model with stable regression parameters).</w:t>
      </w:r>
    </w:p>
    <w:p w14:paraId="321273C2" w14:textId="77777777" w:rsidR="001A1D19" w:rsidRPr="00E17479" w:rsidRDefault="001A1D19" w:rsidP="001A1D1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Compare AIC values of</w:t>
      </w:r>
      <w:r w:rsidRPr="00674F7A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 xml:space="preserve">s, </w:t>
      </w:r>
      <w:r w:rsidRPr="00910BC4">
        <w:rPr>
          <w:rFonts w:ascii="Calibri" w:hAnsi="Calibri" w:cs="Calibri"/>
          <w:sz w:val="32"/>
          <w:szCs w:val="32"/>
        </w:rPr>
        <w:t xml:space="preserve">choose the model with </w:t>
      </w:r>
      <w:r>
        <w:rPr>
          <w:rFonts w:ascii="Calibri" w:hAnsi="Calibri" w:cs="Calibri"/>
          <w:sz w:val="32"/>
          <w:szCs w:val="32"/>
        </w:rPr>
        <w:t xml:space="preserve">the lowest AIC value and </w:t>
      </w:r>
      <w:r w:rsidRPr="00910BC4">
        <w:rPr>
          <w:rFonts w:ascii="Calibri" w:hAnsi="Calibri" w:cs="Calibri"/>
          <w:sz w:val="32"/>
          <w:szCs w:val="32"/>
        </w:rPr>
        <w:t>stable regression parameters</w:t>
      </w:r>
      <w:r w:rsidRPr="00674F7A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as the best</w:t>
      </w:r>
      <w:r w:rsidRPr="00674F7A">
        <w:rPr>
          <w:rFonts w:ascii="Calibri" w:hAnsi="Calibri" w:cs="Calibri"/>
          <w:sz w:val="32"/>
          <w:szCs w:val="32"/>
        </w:rPr>
        <w:t xml:space="preserve"> </w:t>
      </w:r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>.</w:t>
      </w:r>
    </w:p>
    <w:p w14:paraId="6C6BF6DE" w14:textId="77777777" w:rsidR="001A1D19" w:rsidRPr="00E17479" w:rsidRDefault="001A1D19" w:rsidP="001A1D19">
      <w:pPr>
        <w:pStyle w:val="PlainText"/>
        <w:spacing w:line="276" w:lineRule="auto"/>
        <w:ind w:left="1077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(</w:t>
      </w:r>
      <w:r w:rsidRPr="001A1D19">
        <w:rPr>
          <w:rFonts w:ascii="Calibri" w:hAnsi="Calibri" w:cs="Calibri"/>
          <w:i/>
          <w:iCs/>
          <w:sz w:val="32"/>
          <w:szCs w:val="32"/>
        </w:rPr>
        <w:t>You can use the “loop” procedure for each parameter p, q, and d in this step</w:t>
      </w:r>
      <w:r>
        <w:rPr>
          <w:rFonts w:ascii="Calibri" w:hAnsi="Calibri" w:cs="Calibri"/>
          <w:sz w:val="32"/>
          <w:szCs w:val="32"/>
        </w:rPr>
        <w:t>)</w:t>
      </w:r>
    </w:p>
    <w:p w14:paraId="1ADA0C92" w14:textId="77777777" w:rsidR="00081969" w:rsidRDefault="00081969" w:rsidP="00081969">
      <w:pPr>
        <w:pStyle w:val="PlainText"/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</w:p>
    <w:p w14:paraId="3FC70831" w14:textId="57434FF2" w:rsidR="00081969" w:rsidRPr="00864AF3" w:rsidRDefault="00864AF3" w:rsidP="00081969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864AF3">
        <w:rPr>
          <w:rFonts w:ascii="Calibri" w:hAnsi="Calibri" w:cs="Calibri"/>
          <w:sz w:val="32"/>
          <w:szCs w:val="32"/>
        </w:rPr>
        <w:t xml:space="preserve">Mean values </w:t>
      </w:r>
      <w:r>
        <w:rPr>
          <w:rFonts w:ascii="Calibri" w:hAnsi="Calibri" w:cs="Calibri"/>
          <w:sz w:val="32"/>
          <w:szCs w:val="32"/>
        </w:rPr>
        <w:t>f</w:t>
      </w:r>
      <w:r w:rsidRPr="00864AF3">
        <w:rPr>
          <w:rFonts w:ascii="Calibri" w:hAnsi="Calibri" w:cs="Calibri"/>
          <w:sz w:val="32"/>
          <w:szCs w:val="32"/>
        </w:rPr>
        <w:t>orecasting</w:t>
      </w:r>
      <w:r>
        <w:rPr>
          <w:rFonts w:ascii="Calibri" w:hAnsi="Calibri" w:cs="Calibri"/>
          <w:sz w:val="32"/>
          <w:szCs w:val="32"/>
        </w:rPr>
        <w:t xml:space="preserve"> for</w:t>
      </w:r>
      <w:r w:rsidR="00081969" w:rsidRPr="00081969">
        <w:rPr>
          <w:rFonts w:ascii="Calibri" w:hAnsi="Calibri" w:cs="Calibri"/>
          <w:sz w:val="32"/>
          <w:szCs w:val="32"/>
        </w:rPr>
        <w:t xml:space="preserve"> ARIMA </w:t>
      </w:r>
      <w:proofErr w:type="gramStart"/>
      <w:r w:rsidR="00081969" w:rsidRPr="00081969">
        <w:rPr>
          <w:rFonts w:ascii="Calibri" w:hAnsi="Calibri" w:cs="Calibri"/>
          <w:sz w:val="32"/>
          <w:szCs w:val="32"/>
        </w:rPr>
        <w:t>model</w:t>
      </w:r>
      <w:proofErr w:type="gramEnd"/>
      <w:r w:rsidR="00081969" w:rsidRPr="00864AF3">
        <w:rPr>
          <w:rFonts w:ascii="Calibri" w:hAnsi="Calibri" w:cs="Calibri"/>
          <w:sz w:val="32"/>
          <w:szCs w:val="32"/>
        </w:rPr>
        <w:t xml:space="preserve"> </w:t>
      </w:r>
    </w:p>
    <w:p w14:paraId="191E6D6D" w14:textId="164073EB" w:rsidR="00864AF3" w:rsidRPr="004A0FC2" w:rsidRDefault="00864AF3" w:rsidP="00864AF3">
      <w:pPr>
        <w:pStyle w:val="PlainText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For CPI (series 1), based on the best</w:t>
      </w:r>
      <w:r w:rsidRPr="00674F7A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 w:rsidRPr="003F1280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estimated at </w:t>
      </w:r>
      <w:r w:rsidRPr="003F1280"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 xml:space="preserve">previous step, </w:t>
      </w:r>
      <w:proofErr w:type="spellStart"/>
      <w:r>
        <w:rPr>
          <w:rFonts w:ascii="Calibri" w:hAnsi="Calibri" w:cs="Calibri"/>
          <w:sz w:val="32"/>
          <w:szCs w:val="32"/>
        </w:rPr>
        <w:t>f</w:t>
      </w:r>
      <w:r w:rsidRPr="00864AF3">
        <w:rPr>
          <w:rFonts w:ascii="Calibri" w:hAnsi="Calibri" w:cs="Calibri"/>
          <w:sz w:val="32"/>
          <w:szCs w:val="32"/>
        </w:rPr>
        <w:t>orecast</w:t>
      </w:r>
      <w:r>
        <w:rPr>
          <w:rFonts w:ascii="Calibri" w:hAnsi="Calibri" w:cs="Calibri"/>
          <w:sz w:val="32"/>
          <w:szCs w:val="32"/>
        </w:rPr>
        <w:t>e</w:t>
      </w:r>
      <w:proofErr w:type="spellEnd"/>
      <w:r w:rsidRPr="00864AF3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m</w:t>
      </w:r>
      <w:r w:rsidRPr="00864AF3">
        <w:rPr>
          <w:rFonts w:ascii="Calibri" w:hAnsi="Calibri" w:cs="Calibri"/>
          <w:sz w:val="32"/>
          <w:szCs w:val="32"/>
        </w:rPr>
        <w:t xml:space="preserve">ean values </w:t>
      </w:r>
      <w:r>
        <w:rPr>
          <w:rFonts w:ascii="Calibri" w:hAnsi="Calibri" w:cs="Calibri"/>
          <w:sz w:val="32"/>
          <w:szCs w:val="32"/>
        </w:rPr>
        <w:t>for</w:t>
      </w:r>
      <w:r w:rsidRPr="00081969">
        <w:rPr>
          <w:rFonts w:ascii="Calibri" w:hAnsi="Calibri" w:cs="Calibri"/>
          <w:sz w:val="32"/>
          <w:szCs w:val="32"/>
        </w:rPr>
        <w:t xml:space="preserve"> </w:t>
      </w:r>
      <w:r w:rsidR="004A0FC2">
        <w:rPr>
          <w:rFonts w:ascii="Calibri" w:hAnsi="Calibri" w:cs="Calibri"/>
          <w:sz w:val="32"/>
          <w:szCs w:val="32"/>
        </w:rPr>
        <w:t xml:space="preserve">the corresponding </w:t>
      </w:r>
      <w:r w:rsidRPr="00081969">
        <w:rPr>
          <w:rFonts w:ascii="Calibri" w:hAnsi="Calibri" w:cs="Calibri"/>
          <w:sz w:val="32"/>
          <w:szCs w:val="32"/>
        </w:rPr>
        <w:t>ARIMA model</w:t>
      </w:r>
      <w:r>
        <w:rPr>
          <w:rFonts w:ascii="Calibri" w:hAnsi="Calibri" w:cs="Calibri"/>
          <w:sz w:val="32"/>
          <w:szCs w:val="32"/>
        </w:rPr>
        <w:t xml:space="preserve">, </w:t>
      </w:r>
      <w:r w:rsidR="004A0FC2">
        <w:rPr>
          <w:rFonts w:ascii="Calibri" w:hAnsi="Calibri" w:cs="Calibri"/>
          <w:sz w:val="32"/>
          <w:szCs w:val="32"/>
        </w:rPr>
        <w:t>giving</w:t>
      </w:r>
      <w:r>
        <w:rPr>
          <w:rFonts w:ascii="Calibri" w:hAnsi="Calibri" w:cs="Calibri"/>
          <w:sz w:val="32"/>
          <w:szCs w:val="32"/>
        </w:rPr>
        <w:t>:</w:t>
      </w:r>
    </w:p>
    <w:p w14:paraId="452574F4" w14:textId="77777777" w:rsidR="004A0FC2" w:rsidRPr="00E17479" w:rsidRDefault="004A0FC2" w:rsidP="004A0FC2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90494C6" w14:textId="77777777" w:rsidR="004A0FC2" w:rsidRPr="00E17479" w:rsidRDefault="004A0FC2" w:rsidP="004A0FC2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Result</w:t>
      </w:r>
    </w:p>
    <w:p w14:paraId="04B8001E" w14:textId="552D6BEF" w:rsidR="00864AF3" w:rsidRPr="00E17479" w:rsidRDefault="00864AF3" w:rsidP="00864AF3">
      <w:pPr>
        <w:pStyle w:val="PlainText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For CPI rate (series 3</w:t>
      </w:r>
      <w:r w:rsidR="004A0FC2">
        <w:rPr>
          <w:rFonts w:ascii="Calibri" w:hAnsi="Calibri" w:cs="Calibri"/>
          <w:sz w:val="32"/>
          <w:szCs w:val="32"/>
        </w:rPr>
        <w:t>), based on the best</w:t>
      </w:r>
      <w:r w:rsidR="004A0FC2" w:rsidRPr="00674F7A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="004A0FC2" w:rsidRPr="00081969">
        <w:rPr>
          <w:rFonts w:ascii="Calibri" w:hAnsi="Calibri" w:cs="Calibri"/>
          <w:sz w:val="32"/>
          <w:szCs w:val="32"/>
        </w:rPr>
        <w:t>ARIMA</w:t>
      </w:r>
      <w:r w:rsidR="004A0FC2"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 w:rsidR="004A0FC2">
        <w:rPr>
          <w:rFonts w:ascii="Calibri" w:hAnsi="Calibri" w:cs="Calibri"/>
          <w:sz w:val="32"/>
          <w:szCs w:val="32"/>
        </w:rPr>
        <w:t>p</w:t>
      </w:r>
      <w:r w:rsidR="004A0FC2">
        <w:rPr>
          <w:rFonts w:ascii="Calibri" w:hAnsi="Calibri" w:cs="Calibri"/>
          <w:sz w:val="32"/>
          <w:szCs w:val="32"/>
          <w:vertAlign w:val="subscript"/>
        </w:rPr>
        <w:t>O</w:t>
      </w:r>
      <w:r w:rsidR="004A0FC2">
        <w:rPr>
          <w:rFonts w:ascii="Calibri" w:hAnsi="Calibri" w:cs="Calibri"/>
          <w:sz w:val="32"/>
          <w:szCs w:val="32"/>
        </w:rPr>
        <w:t>,d</w:t>
      </w:r>
      <w:r w:rsidR="004A0FC2">
        <w:rPr>
          <w:rFonts w:ascii="Calibri" w:hAnsi="Calibri" w:cs="Calibri"/>
          <w:sz w:val="32"/>
          <w:szCs w:val="32"/>
          <w:vertAlign w:val="subscript"/>
        </w:rPr>
        <w:t>O</w:t>
      </w:r>
      <w:r w:rsidR="004A0FC2">
        <w:rPr>
          <w:rFonts w:ascii="Calibri" w:hAnsi="Calibri" w:cs="Calibri"/>
          <w:sz w:val="32"/>
          <w:szCs w:val="32"/>
        </w:rPr>
        <w:t>,q</w:t>
      </w:r>
      <w:r w:rsidR="004A0FC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4A0FC2">
        <w:rPr>
          <w:rFonts w:ascii="Calibri" w:hAnsi="Calibri" w:cs="Calibri"/>
          <w:sz w:val="32"/>
          <w:szCs w:val="32"/>
        </w:rPr>
        <w:t>)</w:t>
      </w:r>
      <w:r w:rsidR="004A0FC2" w:rsidRPr="00081969">
        <w:rPr>
          <w:rFonts w:ascii="Calibri" w:hAnsi="Calibri" w:cs="Calibri"/>
          <w:sz w:val="32"/>
          <w:szCs w:val="32"/>
        </w:rPr>
        <w:t xml:space="preserve"> model</w:t>
      </w:r>
      <w:r w:rsidR="004A0FC2" w:rsidRPr="003F1280">
        <w:rPr>
          <w:rFonts w:ascii="Calibri" w:hAnsi="Calibri" w:cs="Calibri"/>
          <w:sz w:val="32"/>
          <w:szCs w:val="32"/>
        </w:rPr>
        <w:t xml:space="preserve"> </w:t>
      </w:r>
      <w:r w:rsidR="004A0FC2">
        <w:rPr>
          <w:rFonts w:ascii="Calibri" w:hAnsi="Calibri" w:cs="Calibri"/>
          <w:sz w:val="32"/>
          <w:szCs w:val="32"/>
        </w:rPr>
        <w:t xml:space="preserve">estimated at </w:t>
      </w:r>
      <w:r w:rsidR="004A0FC2" w:rsidRPr="003F1280">
        <w:rPr>
          <w:rFonts w:ascii="Calibri" w:hAnsi="Calibri" w:cs="Calibri"/>
          <w:sz w:val="32"/>
          <w:szCs w:val="32"/>
        </w:rPr>
        <w:t xml:space="preserve">the </w:t>
      </w:r>
      <w:r w:rsidR="004A0FC2">
        <w:rPr>
          <w:rFonts w:ascii="Calibri" w:hAnsi="Calibri" w:cs="Calibri"/>
          <w:sz w:val="32"/>
          <w:szCs w:val="32"/>
        </w:rPr>
        <w:t xml:space="preserve">previous step, </w:t>
      </w:r>
      <w:proofErr w:type="spellStart"/>
      <w:r w:rsidR="004A0FC2">
        <w:rPr>
          <w:rFonts w:ascii="Calibri" w:hAnsi="Calibri" w:cs="Calibri"/>
          <w:sz w:val="32"/>
          <w:szCs w:val="32"/>
        </w:rPr>
        <w:t>f</w:t>
      </w:r>
      <w:r w:rsidR="004A0FC2" w:rsidRPr="00864AF3">
        <w:rPr>
          <w:rFonts w:ascii="Calibri" w:hAnsi="Calibri" w:cs="Calibri"/>
          <w:sz w:val="32"/>
          <w:szCs w:val="32"/>
        </w:rPr>
        <w:t>orecast</w:t>
      </w:r>
      <w:r w:rsidR="004A0FC2">
        <w:rPr>
          <w:rFonts w:ascii="Calibri" w:hAnsi="Calibri" w:cs="Calibri"/>
          <w:sz w:val="32"/>
          <w:szCs w:val="32"/>
        </w:rPr>
        <w:t>e</w:t>
      </w:r>
      <w:proofErr w:type="spellEnd"/>
      <w:r w:rsidR="004A0FC2" w:rsidRPr="00864AF3">
        <w:rPr>
          <w:rFonts w:ascii="Calibri" w:hAnsi="Calibri" w:cs="Calibri"/>
          <w:sz w:val="32"/>
          <w:szCs w:val="32"/>
        </w:rPr>
        <w:t xml:space="preserve"> </w:t>
      </w:r>
      <w:r w:rsidR="004A0FC2">
        <w:rPr>
          <w:rFonts w:ascii="Calibri" w:hAnsi="Calibri" w:cs="Calibri"/>
          <w:sz w:val="32"/>
          <w:szCs w:val="32"/>
        </w:rPr>
        <w:t>m</w:t>
      </w:r>
      <w:r w:rsidR="004A0FC2" w:rsidRPr="00864AF3">
        <w:rPr>
          <w:rFonts w:ascii="Calibri" w:hAnsi="Calibri" w:cs="Calibri"/>
          <w:sz w:val="32"/>
          <w:szCs w:val="32"/>
        </w:rPr>
        <w:t xml:space="preserve">ean values </w:t>
      </w:r>
      <w:r w:rsidR="004A0FC2">
        <w:rPr>
          <w:rFonts w:ascii="Calibri" w:hAnsi="Calibri" w:cs="Calibri"/>
          <w:sz w:val="32"/>
          <w:szCs w:val="32"/>
        </w:rPr>
        <w:t>for</w:t>
      </w:r>
      <w:r w:rsidR="004A0FC2" w:rsidRPr="00081969">
        <w:rPr>
          <w:rFonts w:ascii="Calibri" w:hAnsi="Calibri" w:cs="Calibri"/>
          <w:sz w:val="32"/>
          <w:szCs w:val="32"/>
        </w:rPr>
        <w:t xml:space="preserve"> </w:t>
      </w:r>
      <w:r w:rsidR="004A0FC2">
        <w:rPr>
          <w:rFonts w:ascii="Calibri" w:hAnsi="Calibri" w:cs="Calibri"/>
          <w:sz w:val="32"/>
          <w:szCs w:val="32"/>
        </w:rPr>
        <w:t xml:space="preserve">the corresponding </w:t>
      </w:r>
      <w:r w:rsidR="004A0FC2" w:rsidRPr="00081969">
        <w:rPr>
          <w:rFonts w:ascii="Calibri" w:hAnsi="Calibri" w:cs="Calibri"/>
          <w:sz w:val="32"/>
          <w:szCs w:val="32"/>
        </w:rPr>
        <w:t>ARIMA model</w:t>
      </w:r>
      <w:r w:rsidR="004A0FC2">
        <w:rPr>
          <w:rFonts w:ascii="Calibri" w:hAnsi="Calibri" w:cs="Calibri"/>
          <w:sz w:val="32"/>
          <w:szCs w:val="32"/>
        </w:rPr>
        <w:t>, giving</w:t>
      </w:r>
    </w:p>
    <w:p w14:paraId="5544358B" w14:textId="77777777" w:rsidR="004A0FC2" w:rsidRPr="00E17479" w:rsidRDefault="004A0FC2" w:rsidP="004A0FC2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4C6F8DA" w14:textId="77777777" w:rsidR="004A0FC2" w:rsidRPr="00E17479" w:rsidRDefault="004A0FC2" w:rsidP="004A0FC2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DEA9571" w14:textId="5942FDCD" w:rsidR="00864AF3" w:rsidRPr="00907EAD" w:rsidRDefault="00F5782F" w:rsidP="00864AF3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52" w:name="_Hlk212131221"/>
      <w:r w:rsidRPr="00907EAD">
        <w:rPr>
          <w:rFonts w:ascii="Calibri" w:hAnsi="Calibri" w:cs="Calibri"/>
          <w:sz w:val="32"/>
          <w:szCs w:val="32"/>
        </w:rPr>
        <w:t>Machine learning in ARIMA model forecasting</w:t>
      </w:r>
      <w:bookmarkEnd w:id="52"/>
      <w:r w:rsidRPr="00907EAD">
        <w:rPr>
          <w:rFonts w:ascii="Calibri" w:hAnsi="Calibri" w:cs="Calibri"/>
          <w:sz w:val="32"/>
          <w:szCs w:val="32"/>
        </w:rPr>
        <w:t>.</w:t>
      </w:r>
      <w:r w:rsidR="00864AF3" w:rsidRPr="00907EAD">
        <w:rPr>
          <w:rFonts w:ascii="Calibri" w:hAnsi="Calibri" w:cs="Calibri"/>
          <w:b/>
          <w:sz w:val="32"/>
          <w:szCs w:val="32"/>
        </w:rPr>
        <w:t xml:space="preserve"> </w:t>
      </w:r>
    </w:p>
    <w:p w14:paraId="27017872" w14:textId="4F105561" w:rsidR="00186BAA" w:rsidRPr="00907EAD" w:rsidRDefault="00186BAA" w:rsidP="00186BAA">
      <w:pPr>
        <w:pStyle w:val="PlainText"/>
        <w:numPr>
          <w:ilvl w:val="0"/>
          <w:numId w:val="4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53" w:name="_Hlk212136323"/>
      <w:r w:rsidRPr="00907EAD">
        <w:rPr>
          <w:rFonts w:ascii="Calibri" w:hAnsi="Calibri" w:cs="Calibri"/>
          <w:sz w:val="32"/>
          <w:szCs w:val="32"/>
        </w:rPr>
        <w:t>For CPI (series 1), based on the optimal value of parameters (</w:t>
      </w:r>
      <w:proofErr w:type="spellStart"/>
      <w:proofErr w:type="gramStart"/>
      <w:r w:rsidRPr="00907EAD">
        <w:rPr>
          <w:rFonts w:ascii="Calibri" w:hAnsi="Calibri" w:cs="Calibri"/>
          <w:sz w:val="32"/>
          <w:szCs w:val="32"/>
        </w:rPr>
        <w:t>p</w:t>
      </w:r>
      <w:r w:rsidRPr="00907EAD">
        <w:rPr>
          <w:rFonts w:ascii="Calibri" w:hAnsi="Calibri" w:cs="Calibri"/>
          <w:sz w:val="32"/>
          <w:szCs w:val="32"/>
          <w:vertAlign w:val="subscript"/>
        </w:rPr>
        <w:t>O</w:t>
      </w:r>
      <w:r w:rsidRPr="00907EAD">
        <w:rPr>
          <w:rFonts w:ascii="Calibri" w:hAnsi="Calibri" w:cs="Calibri"/>
          <w:sz w:val="32"/>
          <w:szCs w:val="32"/>
        </w:rPr>
        <w:t>,d</w:t>
      </w:r>
      <w:r w:rsidRPr="00907EAD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Pr="00907EAD">
        <w:rPr>
          <w:rFonts w:ascii="Calibri" w:hAnsi="Calibri" w:cs="Calibri"/>
          <w:sz w:val="32"/>
          <w:szCs w:val="32"/>
        </w:rPr>
        <w:t>,q</w:t>
      </w:r>
      <w:r w:rsidRPr="00907EAD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Pr="00907EAD">
        <w:rPr>
          <w:rFonts w:ascii="Calibri" w:hAnsi="Calibri" w:cs="Calibri"/>
          <w:sz w:val="32"/>
          <w:szCs w:val="32"/>
        </w:rPr>
        <w:t>) determined in Step 1.4,</w:t>
      </w:r>
      <w:r w:rsidR="0038317A" w:rsidRPr="00907EAD">
        <w:rPr>
          <w:rFonts w:ascii="Calibri" w:hAnsi="Calibri" w:cs="Calibri"/>
          <w:sz w:val="32"/>
          <w:szCs w:val="32"/>
        </w:rPr>
        <w:t xml:space="preserve"> conduct machine learning in ARIMA model forecasting:</w:t>
      </w:r>
    </w:p>
    <w:p w14:paraId="7E76708C" w14:textId="6C2FB32A" w:rsidR="00186BAA" w:rsidRPr="00907EAD" w:rsidRDefault="00186BAA" w:rsidP="00186BAA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 xml:space="preserve">A1. </w:t>
      </w:r>
      <w:r w:rsidR="00CF004F" w:rsidRPr="00907EAD">
        <w:rPr>
          <w:rFonts w:ascii="Calibri" w:hAnsi="Calibri" w:cs="Calibri"/>
          <w:sz w:val="32"/>
          <w:szCs w:val="32"/>
        </w:rPr>
        <w:t>Split data series to train part and test part</w:t>
      </w:r>
      <w:r w:rsidRPr="00907EAD">
        <w:rPr>
          <w:rFonts w:ascii="Calibri" w:hAnsi="Calibri" w:cs="Calibri"/>
          <w:sz w:val="32"/>
          <w:szCs w:val="32"/>
        </w:rPr>
        <w:t>, representing:</w:t>
      </w:r>
    </w:p>
    <w:p w14:paraId="20C8A179" w14:textId="77777777" w:rsidR="00186BAA" w:rsidRPr="00907EAD" w:rsidRDefault="00186BAA" w:rsidP="00186BAA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Code</w:t>
      </w:r>
    </w:p>
    <w:p w14:paraId="4BE7671D" w14:textId="77777777" w:rsidR="00186BAA" w:rsidRPr="00907EAD" w:rsidRDefault="00186BAA" w:rsidP="00186BAA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Result</w:t>
      </w:r>
    </w:p>
    <w:p w14:paraId="076B9A4E" w14:textId="0011FD03" w:rsidR="00186BAA" w:rsidRPr="00907EAD" w:rsidRDefault="00186BAA" w:rsidP="00186BAA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 xml:space="preserve">A2. </w:t>
      </w:r>
      <w:r w:rsidR="00CF004F" w:rsidRPr="00907EAD">
        <w:rPr>
          <w:rFonts w:ascii="Calibri" w:hAnsi="Calibri" w:cs="Calibri"/>
          <w:sz w:val="32"/>
          <w:szCs w:val="32"/>
        </w:rPr>
        <w:t>Based on the optimal value of parameters (</w:t>
      </w:r>
      <w:proofErr w:type="spellStart"/>
      <w:proofErr w:type="gramStart"/>
      <w:r w:rsidR="00CF004F" w:rsidRPr="00907EAD">
        <w:rPr>
          <w:rFonts w:ascii="Calibri" w:hAnsi="Calibri" w:cs="Calibri"/>
          <w:sz w:val="32"/>
          <w:szCs w:val="32"/>
        </w:rPr>
        <w:t>p</w:t>
      </w:r>
      <w:r w:rsidR="00CF004F" w:rsidRPr="00907EAD">
        <w:rPr>
          <w:rFonts w:ascii="Calibri" w:hAnsi="Calibri" w:cs="Calibri"/>
          <w:sz w:val="32"/>
          <w:szCs w:val="32"/>
          <w:vertAlign w:val="subscript"/>
        </w:rPr>
        <w:t>O</w:t>
      </w:r>
      <w:r w:rsidR="00CF004F" w:rsidRPr="00907EAD">
        <w:rPr>
          <w:rFonts w:ascii="Calibri" w:hAnsi="Calibri" w:cs="Calibri"/>
          <w:sz w:val="32"/>
          <w:szCs w:val="32"/>
        </w:rPr>
        <w:t>,d</w:t>
      </w:r>
      <w:r w:rsidR="00CF004F" w:rsidRPr="00907EAD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="00CF004F" w:rsidRPr="00907EAD">
        <w:rPr>
          <w:rFonts w:ascii="Calibri" w:hAnsi="Calibri" w:cs="Calibri"/>
          <w:sz w:val="32"/>
          <w:szCs w:val="32"/>
        </w:rPr>
        <w:t>,q</w:t>
      </w:r>
      <w:r w:rsidR="00CF004F" w:rsidRPr="00907EAD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CF004F" w:rsidRPr="00907EAD">
        <w:rPr>
          <w:rFonts w:ascii="Calibri" w:hAnsi="Calibri" w:cs="Calibri"/>
          <w:sz w:val="32"/>
          <w:szCs w:val="32"/>
        </w:rPr>
        <w:t>) determined in Step 1.4, conduct forecasting for ARIMA model, representing</w:t>
      </w:r>
      <w:r w:rsidRPr="00907EAD">
        <w:rPr>
          <w:rFonts w:ascii="Calibri" w:hAnsi="Calibri" w:cs="Calibri"/>
          <w:sz w:val="32"/>
          <w:szCs w:val="32"/>
        </w:rPr>
        <w:t xml:space="preserve">: </w:t>
      </w:r>
    </w:p>
    <w:p w14:paraId="52FD5872" w14:textId="77777777" w:rsidR="00CF004F" w:rsidRPr="00907EAD" w:rsidRDefault="00CF004F" w:rsidP="00CF004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Code</w:t>
      </w:r>
    </w:p>
    <w:p w14:paraId="5C36FAE2" w14:textId="77777777" w:rsidR="00CF004F" w:rsidRPr="00907EAD" w:rsidRDefault="00CF004F" w:rsidP="00CF004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07EAD">
        <w:rPr>
          <w:rFonts w:ascii="Calibri" w:hAnsi="Calibri" w:cs="Calibri"/>
          <w:sz w:val="32"/>
          <w:szCs w:val="32"/>
        </w:rPr>
        <w:t>Result</w:t>
      </w:r>
    </w:p>
    <w:p w14:paraId="3D21762A" w14:textId="52D804FF" w:rsidR="00186BAA" w:rsidRPr="00E17479" w:rsidRDefault="00186BAA" w:rsidP="00186BAA">
      <w:pPr>
        <w:pStyle w:val="PlainText"/>
        <w:spacing w:line="276" w:lineRule="auto"/>
        <w:ind w:left="1077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(</w:t>
      </w:r>
      <w:r w:rsidR="001F77F2">
        <w:rPr>
          <w:rFonts w:ascii="Calibri" w:hAnsi="Calibri" w:cs="Calibri"/>
          <w:i/>
          <w:iCs/>
          <w:sz w:val="32"/>
          <w:szCs w:val="32"/>
        </w:rPr>
        <w:t xml:space="preserve">Instead of using the </w:t>
      </w:r>
      <w:r w:rsidR="001F77F2" w:rsidRPr="001F77F2">
        <w:rPr>
          <w:rFonts w:ascii="Calibri" w:hAnsi="Calibri" w:cs="Calibri"/>
          <w:i/>
          <w:iCs/>
          <w:sz w:val="32"/>
          <w:szCs w:val="32"/>
        </w:rPr>
        <w:t>optimal value of parameters</w:t>
      </w:r>
      <w:r w:rsidR="001F77F2">
        <w:rPr>
          <w:rFonts w:ascii="Calibri" w:hAnsi="Calibri" w:cs="Calibri"/>
          <w:sz w:val="32"/>
          <w:szCs w:val="32"/>
        </w:rPr>
        <w:t xml:space="preserve"> (</w:t>
      </w:r>
      <w:proofErr w:type="spellStart"/>
      <w:proofErr w:type="gramStart"/>
      <w:r w:rsidR="001F77F2">
        <w:rPr>
          <w:rFonts w:ascii="Calibri" w:hAnsi="Calibri" w:cs="Calibri"/>
          <w:sz w:val="32"/>
          <w:szCs w:val="32"/>
        </w:rPr>
        <w:t>p</w:t>
      </w:r>
      <w:r w:rsidR="001F77F2">
        <w:rPr>
          <w:rFonts w:ascii="Calibri" w:hAnsi="Calibri" w:cs="Calibri"/>
          <w:sz w:val="32"/>
          <w:szCs w:val="32"/>
          <w:vertAlign w:val="subscript"/>
        </w:rPr>
        <w:t>O</w:t>
      </w:r>
      <w:r w:rsidR="001F77F2">
        <w:rPr>
          <w:rFonts w:ascii="Calibri" w:hAnsi="Calibri" w:cs="Calibri"/>
          <w:sz w:val="32"/>
          <w:szCs w:val="32"/>
        </w:rPr>
        <w:t>,d</w:t>
      </w:r>
      <w:r w:rsidR="001F77F2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="001F77F2">
        <w:rPr>
          <w:rFonts w:ascii="Calibri" w:hAnsi="Calibri" w:cs="Calibri"/>
          <w:sz w:val="32"/>
          <w:szCs w:val="32"/>
        </w:rPr>
        <w:t>,q</w:t>
      </w:r>
      <w:r w:rsidR="001F77F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1F77F2">
        <w:rPr>
          <w:rFonts w:ascii="Calibri" w:hAnsi="Calibri" w:cs="Calibri"/>
          <w:sz w:val="32"/>
          <w:szCs w:val="32"/>
        </w:rPr>
        <w:t>),</w:t>
      </w:r>
      <w:r w:rsidR="001F77F2" w:rsidRPr="00081969">
        <w:rPr>
          <w:rFonts w:ascii="Calibri" w:hAnsi="Calibri" w:cs="Calibri"/>
          <w:sz w:val="32"/>
          <w:szCs w:val="32"/>
        </w:rPr>
        <w:t xml:space="preserve"> </w:t>
      </w:r>
      <w:r w:rsidR="00F75D92" w:rsidRPr="00F75D92">
        <w:rPr>
          <w:rFonts w:ascii="Calibri" w:hAnsi="Calibri" w:cs="Calibri"/>
          <w:i/>
          <w:iCs/>
          <w:sz w:val="32"/>
          <w:szCs w:val="32"/>
        </w:rPr>
        <w:t>you can iteratively apply the above forecast to several combinations of parameters p, q and d, and then take the model with the lowest RMSE as the best mode</w:t>
      </w:r>
      <w:r w:rsidR="00F75D92">
        <w:rPr>
          <w:rFonts w:ascii="Calibri" w:hAnsi="Calibri" w:cs="Calibri"/>
          <w:i/>
          <w:iCs/>
          <w:sz w:val="32"/>
          <w:szCs w:val="32"/>
        </w:rPr>
        <w:t>l</w:t>
      </w:r>
      <w:r>
        <w:rPr>
          <w:rFonts w:ascii="Calibri" w:hAnsi="Calibri" w:cs="Calibri"/>
          <w:sz w:val="32"/>
          <w:szCs w:val="32"/>
        </w:rPr>
        <w:t>)</w:t>
      </w:r>
    </w:p>
    <w:p w14:paraId="47BEEBF2" w14:textId="70A84E35" w:rsidR="00186BAA" w:rsidRPr="00E17479" w:rsidRDefault="00186BAA" w:rsidP="00186BAA">
      <w:pPr>
        <w:pStyle w:val="PlainText"/>
        <w:numPr>
          <w:ilvl w:val="0"/>
          <w:numId w:val="4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For CPI rate (series 3), </w:t>
      </w:r>
      <w:r w:rsidR="0021180D">
        <w:rPr>
          <w:rFonts w:ascii="Calibri" w:hAnsi="Calibri" w:cs="Calibri"/>
          <w:sz w:val="32"/>
          <w:szCs w:val="32"/>
        </w:rPr>
        <w:t xml:space="preserve">based on </w:t>
      </w:r>
      <w:r w:rsidR="0021180D" w:rsidRPr="003F1280">
        <w:rPr>
          <w:rFonts w:ascii="Calibri" w:hAnsi="Calibri" w:cs="Calibri"/>
          <w:sz w:val="32"/>
          <w:szCs w:val="32"/>
        </w:rPr>
        <w:t xml:space="preserve">the </w:t>
      </w:r>
      <w:r w:rsidR="0021180D">
        <w:rPr>
          <w:rFonts w:ascii="Calibri" w:hAnsi="Calibri" w:cs="Calibri"/>
          <w:sz w:val="32"/>
          <w:szCs w:val="32"/>
        </w:rPr>
        <w:t>optimal</w:t>
      </w:r>
      <w:r w:rsidR="0021180D" w:rsidRPr="003F1280">
        <w:rPr>
          <w:rFonts w:ascii="Calibri" w:hAnsi="Calibri" w:cs="Calibri"/>
          <w:sz w:val="32"/>
          <w:szCs w:val="32"/>
        </w:rPr>
        <w:t xml:space="preserve"> value of parameter</w:t>
      </w:r>
      <w:r w:rsidR="0021180D"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 w:rsidR="0021180D">
        <w:rPr>
          <w:rFonts w:ascii="Calibri" w:hAnsi="Calibri" w:cs="Calibri"/>
          <w:sz w:val="32"/>
          <w:szCs w:val="32"/>
        </w:rPr>
        <w:t>p</w:t>
      </w:r>
      <w:r w:rsidR="0021180D">
        <w:rPr>
          <w:rFonts w:ascii="Calibri" w:hAnsi="Calibri" w:cs="Calibri"/>
          <w:sz w:val="32"/>
          <w:szCs w:val="32"/>
          <w:vertAlign w:val="subscript"/>
        </w:rPr>
        <w:t>O</w:t>
      </w:r>
      <w:r w:rsidR="0021180D">
        <w:rPr>
          <w:rFonts w:ascii="Calibri" w:hAnsi="Calibri" w:cs="Calibri"/>
          <w:sz w:val="32"/>
          <w:szCs w:val="32"/>
        </w:rPr>
        <w:t>,d</w:t>
      </w:r>
      <w:r w:rsidR="0021180D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="0021180D">
        <w:rPr>
          <w:rFonts w:ascii="Calibri" w:hAnsi="Calibri" w:cs="Calibri"/>
          <w:sz w:val="32"/>
          <w:szCs w:val="32"/>
        </w:rPr>
        <w:t>,q</w:t>
      </w:r>
      <w:r w:rsidR="0021180D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21180D">
        <w:rPr>
          <w:rFonts w:ascii="Calibri" w:hAnsi="Calibri" w:cs="Calibri"/>
          <w:sz w:val="32"/>
          <w:szCs w:val="32"/>
        </w:rPr>
        <w:t>)</w:t>
      </w:r>
      <w:r w:rsidR="0021180D" w:rsidRPr="00081969">
        <w:rPr>
          <w:rFonts w:ascii="Calibri" w:hAnsi="Calibri" w:cs="Calibri"/>
          <w:sz w:val="32"/>
          <w:szCs w:val="32"/>
        </w:rPr>
        <w:t xml:space="preserve"> </w:t>
      </w:r>
      <w:r w:rsidR="0021180D">
        <w:rPr>
          <w:rFonts w:ascii="Calibri" w:hAnsi="Calibri" w:cs="Calibri"/>
          <w:sz w:val="32"/>
          <w:szCs w:val="32"/>
        </w:rPr>
        <w:t>determined in Step 1.4,</w:t>
      </w:r>
      <w:r w:rsidR="0021180D" w:rsidRPr="0038317A">
        <w:rPr>
          <w:rFonts w:ascii="Calibri" w:hAnsi="Calibri" w:cs="Calibri"/>
          <w:sz w:val="32"/>
          <w:szCs w:val="32"/>
        </w:rPr>
        <w:t xml:space="preserve"> conduct machine learning in ARIMA model forecasting:</w:t>
      </w:r>
    </w:p>
    <w:p w14:paraId="6060F204" w14:textId="6BD06387" w:rsidR="0021180D" w:rsidRDefault="0021180D" w:rsidP="0021180D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 w:rsidRPr="0021180D">
        <w:rPr>
          <w:rFonts w:ascii="Calibri" w:hAnsi="Calibri" w:cs="Calibri"/>
          <w:sz w:val="32"/>
          <w:szCs w:val="32"/>
        </w:rPr>
        <w:t>B</w:t>
      </w:r>
      <w:r>
        <w:rPr>
          <w:rFonts w:ascii="Calibri" w:hAnsi="Calibri" w:cs="Calibri"/>
          <w:sz w:val="32"/>
          <w:szCs w:val="32"/>
        </w:rPr>
        <w:t xml:space="preserve">1. </w:t>
      </w:r>
      <w:r w:rsidRPr="00CF004F">
        <w:rPr>
          <w:rFonts w:ascii="Calibri" w:hAnsi="Calibri" w:cs="Calibri"/>
          <w:sz w:val="32"/>
          <w:szCs w:val="32"/>
        </w:rPr>
        <w:t>Split data series to train part and test part</w:t>
      </w:r>
      <w:r>
        <w:rPr>
          <w:rFonts w:ascii="Calibri" w:hAnsi="Calibri" w:cs="Calibri"/>
          <w:sz w:val="32"/>
          <w:szCs w:val="32"/>
        </w:rPr>
        <w:t>, representing:</w:t>
      </w:r>
    </w:p>
    <w:p w14:paraId="02315BA6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A959AC4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Result</w:t>
      </w:r>
    </w:p>
    <w:p w14:paraId="185F122C" w14:textId="42154742" w:rsidR="0021180D" w:rsidRDefault="0021180D" w:rsidP="0021180D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B2. Based on </w:t>
      </w:r>
      <w:r w:rsidRPr="003F1280"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>optimal</w:t>
      </w:r>
      <w:r w:rsidRPr="003F1280">
        <w:rPr>
          <w:rFonts w:ascii="Calibri" w:hAnsi="Calibri" w:cs="Calibri"/>
          <w:sz w:val="32"/>
          <w:szCs w:val="32"/>
        </w:rPr>
        <w:t xml:space="preserve"> value of parameter</w:t>
      </w:r>
      <w:r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determined in Step 1.4,</w:t>
      </w:r>
      <w:r w:rsidRPr="0038317A">
        <w:rPr>
          <w:rFonts w:ascii="Calibri" w:hAnsi="Calibri" w:cs="Calibri"/>
          <w:sz w:val="32"/>
          <w:szCs w:val="32"/>
        </w:rPr>
        <w:t xml:space="preserve"> conduct forecasting</w:t>
      </w:r>
      <w:r>
        <w:rPr>
          <w:rFonts w:ascii="Calibri" w:hAnsi="Calibri" w:cs="Calibri"/>
          <w:sz w:val="32"/>
          <w:szCs w:val="32"/>
        </w:rPr>
        <w:t xml:space="preserve"> for</w:t>
      </w:r>
      <w:r w:rsidRPr="0038317A">
        <w:rPr>
          <w:rFonts w:ascii="Calibri" w:hAnsi="Calibri" w:cs="Calibri"/>
          <w:sz w:val="32"/>
          <w:szCs w:val="32"/>
        </w:rPr>
        <w:t xml:space="preserve"> ARIMA model</w:t>
      </w:r>
      <w:r>
        <w:rPr>
          <w:rFonts w:ascii="Calibri" w:hAnsi="Calibri" w:cs="Calibri"/>
          <w:sz w:val="32"/>
          <w:szCs w:val="32"/>
        </w:rPr>
        <w:t xml:space="preserve">, representing: </w:t>
      </w:r>
    </w:p>
    <w:p w14:paraId="1248D89C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0FAA9C1C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F33A3EF" w14:textId="77777777" w:rsidR="0021180D" w:rsidRPr="00E17479" w:rsidRDefault="0021180D" w:rsidP="0021180D">
      <w:pPr>
        <w:pStyle w:val="PlainText"/>
        <w:spacing w:line="276" w:lineRule="auto"/>
        <w:ind w:left="1077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(</w:t>
      </w:r>
      <w:r>
        <w:rPr>
          <w:rFonts w:ascii="Calibri" w:hAnsi="Calibri" w:cs="Calibri"/>
          <w:i/>
          <w:iCs/>
          <w:sz w:val="32"/>
          <w:szCs w:val="32"/>
        </w:rPr>
        <w:t xml:space="preserve">Instead of using the </w:t>
      </w:r>
      <w:r w:rsidRPr="001F77F2">
        <w:rPr>
          <w:rFonts w:ascii="Calibri" w:hAnsi="Calibri" w:cs="Calibri"/>
          <w:i/>
          <w:iCs/>
          <w:sz w:val="32"/>
          <w:szCs w:val="32"/>
        </w:rPr>
        <w:t>optimal value of parameters</w:t>
      </w:r>
      <w:r>
        <w:rPr>
          <w:rFonts w:ascii="Calibri" w:hAnsi="Calibri" w:cs="Calibri"/>
          <w:sz w:val="32"/>
          <w:szCs w:val="32"/>
        </w:rPr>
        <w:t xml:space="preserve"> (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>
        <w:rPr>
          <w:rFonts w:ascii="Calibri" w:hAnsi="Calibri" w:cs="Calibri"/>
          <w:sz w:val="32"/>
          <w:szCs w:val="32"/>
        </w:rPr>
        <w:t>),</w:t>
      </w:r>
      <w:r w:rsidRPr="00081969">
        <w:rPr>
          <w:rFonts w:ascii="Calibri" w:hAnsi="Calibri" w:cs="Calibri"/>
          <w:sz w:val="32"/>
          <w:szCs w:val="32"/>
        </w:rPr>
        <w:t xml:space="preserve"> </w:t>
      </w:r>
      <w:r w:rsidRPr="00F75D92">
        <w:rPr>
          <w:rFonts w:ascii="Calibri" w:hAnsi="Calibri" w:cs="Calibri"/>
          <w:i/>
          <w:iCs/>
          <w:sz w:val="32"/>
          <w:szCs w:val="32"/>
        </w:rPr>
        <w:t>you can iteratively apply the above forecast to several combinations of parameters p, q and d, and then take the model with the lowest RMSE as the best mode</w:t>
      </w:r>
      <w:r>
        <w:rPr>
          <w:rFonts w:ascii="Calibri" w:hAnsi="Calibri" w:cs="Calibri"/>
          <w:i/>
          <w:iCs/>
          <w:sz w:val="32"/>
          <w:szCs w:val="32"/>
        </w:rPr>
        <w:t>l</w:t>
      </w:r>
      <w:r>
        <w:rPr>
          <w:rFonts w:ascii="Calibri" w:hAnsi="Calibri" w:cs="Calibri"/>
          <w:sz w:val="32"/>
          <w:szCs w:val="32"/>
        </w:rPr>
        <w:t>)</w:t>
      </w:r>
    </w:p>
    <w:bookmarkEnd w:id="53"/>
    <w:p w14:paraId="1D1D00BA" w14:textId="7FAF2DE1" w:rsidR="00864AF3" w:rsidRDefault="0021180D" w:rsidP="00864AF3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</w:t>
      </w:r>
      <w:r w:rsidRPr="0038317A">
        <w:rPr>
          <w:rFonts w:ascii="Calibri" w:hAnsi="Calibri" w:cs="Calibri"/>
          <w:sz w:val="32"/>
          <w:szCs w:val="32"/>
        </w:rPr>
        <w:t xml:space="preserve">achine learning in </w:t>
      </w:r>
      <w:r>
        <w:rPr>
          <w:rFonts w:ascii="Calibri" w:hAnsi="Calibri" w:cs="Calibri"/>
          <w:sz w:val="32"/>
          <w:szCs w:val="32"/>
        </w:rPr>
        <w:t>S</w:t>
      </w:r>
      <w:r w:rsidRPr="0038317A">
        <w:rPr>
          <w:rFonts w:ascii="Calibri" w:hAnsi="Calibri" w:cs="Calibri"/>
          <w:sz w:val="32"/>
          <w:szCs w:val="32"/>
        </w:rPr>
        <w:t>ARIMA model forecasting</w:t>
      </w:r>
      <w:r>
        <w:rPr>
          <w:rFonts w:ascii="Calibri" w:hAnsi="Calibri" w:cs="Calibri"/>
          <w:sz w:val="32"/>
          <w:szCs w:val="32"/>
        </w:rPr>
        <w:t>.</w:t>
      </w:r>
      <w:r w:rsidR="00864AF3" w:rsidRPr="00F11B5B">
        <w:rPr>
          <w:rFonts w:ascii="Calibri" w:hAnsi="Calibri" w:cs="Calibri"/>
          <w:b/>
          <w:sz w:val="32"/>
          <w:szCs w:val="32"/>
        </w:rPr>
        <w:t xml:space="preserve"> </w:t>
      </w:r>
    </w:p>
    <w:p w14:paraId="51B92C1D" w14:textId="77777777" w:rsidR="00F82ED2" w:rsidRDefault="0021180D" w:rsidP="00BB494E">
      <w:pPr>
        <w:pStyle w:val="PlainText"/>
        <w:numPr>
          <w:ilvl w:val="0"/>
          <w:numId w:val="47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F82ED2">
        <w:rPr>
          <w:rFonts w:ascii="Calibri" w:hAnsi="Calibri" w:cs="Calibri"/>
          <w:sz w:val="32"/>
          <w:szCs w:val="32"/>
        </w:rPr>
        <w:t>For CPI (series 1), based on the optimal value of parameters (</w:t>
      </w:r>
      <w:proofErr w:type="spellStart"/>
      <w:proofErr w:type="gramStart"/>
      <w:r w:rsidRPr="00F82ED2"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,d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Pr="00F82ED2">
        <w:rPr>
          <w:rFonts w:ascii="Calibri" w:hAnsi="Calibri" w:cs="Calibri"/>
          <w:sz w:val="32"/>
          <w:szCs w:val="32"/>
        </w:rPr>
        <w:t>,q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Pr="00F82ED2">
        <w:rPr>
          <w:rFonts w:ascii="Calibri" w:hAnsi="Calibri" w:cs="Calibri"/>
          <w:sz w:val="32"/>
          <w:szCs w:val="32"/>
        </w:rPr>
        <w:t>) determined in Step 1.4, conduct machine learning in SARIMA</w:t>
      </w:r>
      <w:r w:rsidR="003D02B0" w:rsidRPr="00F82ED2">
        <w:rPr>
          <w:rFonts w:ascii="Calibri" w:hAnsi="Calibri" w:cs="Calibri"/>
          <w:sz w:val="32"/>
          <w:szCs w:val="32"/>
        </w:rPr>
        <w:t>(</w:t>
      </w:r>
      <w:proofErr w:type="spellStart"/>
      <w:r w:rsidR="003D02B0" w:rsidRPr="00F82ED2">
        <w:rPr>
          <w:rFonts w:ascii="Calibri" w:hAnsi="Calibri" w:cs="Calibri"/>
          <w:sz w:val="32"/>
          <w:szCs w:val="32"/>
        </w:rPr>
        <w:t>p</w:t>
      </w:r>
      <w:r w:rsidR="003D02B0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3D02B0" w:rsidRPr="00F82ED2">
        <w:rPr>
          <w:rFonts w:ascii="Calibri" w:hAnsi="Calibri" w:cs="Calibri"/>
          <w:sz w:val="32"/>
          <w:szCs w:val="32"/>
        </w:rPr>
        <w:t>,d</w:t>
      </w:r>
      <w:r w:rsidR="003D02B0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3D02B0" w:rsidRPr="00F82ED2">
        <w:rPr>
          <w:rFonts w:ascii="Calibri" w:hAnsi="Calibri" w:cs="Calibri"/>
          <w:sz w:val="32"/>
          <w:szCs w:val="32"/>
        </w:rPr>
        <w:t>,q</w:t>
      </w:r>
      <w:r w:rsidR="003D02B0"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3D02B0" w:rsidRPr="00F82ED2">
        <w:rPr>
          <w:rFonts w:ascii="Calibri" w:hAnsi="Calibri" w:cs="Calibri"/>
          <w:sz w:val="32"/>
          <w:szCs w:val="32"/>
        </w:rPr>
        <w:t>)(</w:t>
      </w:r>
      <w:proofErr w:type="spellStart"/>
      <w:r w:rsidR="003D02B0" w:rsidRPr="00F82ED2">
        <w:rPr>
          <w:rFonts w:ascii="Calibri" w:hAnsi="Calibri" w:cs="Calibri"/>
          <w:sz w:val="32"/>
          <w:szCs w:val="32"/>
        </w:rPr>
        <w:t>P,D,Q,m</w:t>
      </w:r>
      <w:proofErr w:type="spellEnd"/>
      <w:r w:rsidR="003D02B0" w:rsidRPr="00F82ED2">
        <w:rPr>
          <w:rFonts w:ascii="Calibri" w:hAnsi="Calibri" w:cs="Calibri"/>
          <w:sz w:val="32"/>
          <w:szCs w:val="32"/>
        </w:rPr>
        <w:t>)</w:t>
      </w:r>
      <w:r w:rsidRPr="00F82ED2">
        <w:rPr>
          <w:rFonts w:ascii="Calibri" w:hAnsi="Calibri" w:cs="Calibri"/>
          <w:sz w:val="32"/>
          <w:szCs w:val="32"/>
        </w:rPr>
        <w:t xml:space="preserve"> model forecasting</w:t>
      </w:r>
      <w:r w:rsidR="003D02B0" w:rsidRPr="00F82ED2">
        <w:rPr>
          <w:rFonts w:ascii="Calibri" w:hAnsi="Calibri" w:cs="Calibri"/>
          <w:sz w:val="32"/>
          <w:szCs w:val="32"/>
        </w:rPr>
        <w:t xml:space="preserve"> using data series split into train part and test part</w:t>
      </w:r>
      <w:r w:rsidRPr="00F82ED2">
        <w:rPr>
          <w:rFonts w:ascii="Calibri" w:hAnsi="Calibri" w:cs="Calibri"/>
          <w:sz w:val="32"/>
          <w:szCs w:val="32"/>
        </w:rPr>
        <w:t>:</w:t>
      </w:r>
      <w:r w:rsidR="00F82ED2" w:rsidRPr="00F82ED2">
        <w:rPr>
          <w:rFonts w:ascii="Calibri" w:hAnsi="Calibri" w:cs="Calibri"/>
          <w:sz w:val="32"/>
          <w:szCs w:val="32"/>
        </w:rPr>
        <w:t xml:space="preserve"> </w:t>
      </w:r>
    </w:p>
    <w:p w14:paraId="11EB75C6" w14:textId="50C94DC0" w:rsidR="00F82ED2" w:rsidRDefault="00F82ED2" w:rsidP="00F82ED2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A1. </w:t>
      </w:r>
      <w:r w:rsidR="003D02B0" w:rsidRPr="00F82ED2">
        <w:rPr>
          <w:rFonts w:ascii="Calibri" w:hAnsi="Calibri" w:cs="Calibri"/>
          <w:sz w:val="32"/>
          <w:szCs w:val="32"/>
        </w:rPr>
        <w:t xml:space="preserve">With </w:t>
      </w:r>
      <w:r w:rsidRPr="00F82ED2">
        <w:rPr>
          <w:rFonts w:ascii="Calibri" w:hAnsi="Calibri" w:cs="Calibri"/>
          <w:sz w:val="32"/>
          <w:szCs w:val="32"/>
        </w:rPr>
        <w:t>a combination</w:t>
      </w:r>
      <w:r w:rsidR="0021180D" w:rsidRPr="00F82ED2">
        <w:rPr>
          <w:rFonts w:ascii="Calibri" w:hAnsi="Calibri" w:cs="Calibri"/>
          <w:sz w:val="32"/>
          <w:szCs w:val="32"/>
        </w:rPr>
        <w:t xml:space="preserve"> of </w:t>
      </w:r>
      <w:r w:rsidRPr="00F82ED2">
        <w:rPr>
          <w:rFonts w:ascii="Calibri" w:hAnsi="Calibri" w:cs="Calibri"/>
          <w:sz w:val="32"/>
          <w:szCs w:val="32"/>
        </w:rPr>
        <w:t xml:space="preserve">seasonal </w:t>
      </w:r>
      <w:r w:rsidR="0021180D" w:rsidRPr="00F82ED2">
        <w:rPr>
          <w:rFonts w:ascii="Calibri" w:hAnsi="Calibri" w:cs="Calibri"/>
          <w:sz w:val="32"/>
          <w:szCs w:val="32"/>
        </w:rPr>
        <w:t>parameters (</w:t>
      </w:r>
      <w:r w:rsidRPr="00F82ED2">
        <w:rPr>
          <w:rFonts w:ascii="Calibri" w:hAnsi="Calibri" w:cs="Calibri"/>
          <w:sz w:val="32"/>
          <w:szCs w:val="32"/>
        </w:rPr>
        <w:t>P</w:t>
      </w:r>
      <w:r w:rsidR="0021180D" w:rsidRPr="00F82ED2">
        <w:rPr>
          <w:rFonts w:ascii="Calibri" w:hAnsi="Calibri" w:cs="Calibri"/>
          <w:sz w:val="32"/>
          <w:szCs w:val="32"/>
        </w:rPr>
        <w:t>,</w:t>
      </w:r>
      <w:r w:rsidR="00CB528F"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D=0</w:t>
      </w:r>
      <w:r w:rsidR="0021180D" w:rsidRPr="00F82ED2">
        <w:rPr>
          <w:rFonts w:ascii="Calibri" w:hAnsi="Calibri" w:cs="Calibri"/>
          <w:sz w:val="32"/>
          <w:szCs w:val="32"/>
        </w:rPr>
        <w:t>,</w:t>
      </w:r>
      <w:r w:rsidR="00CB528F"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Q,</w:t>
      </w:r>
      <w:r w:rsidR="00CB528F"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m=12</w:t>
      </w:r>
      <w:r w:rsidR="0021180D" w:rsidRPr="00F82ED2">
        <w:rPr>
          <w:rFonts w:ascii="Calibri" w:hAnsi="Calibri" w:cs="Calibri"/>
          <w:sz w:val="32"/>
          <w:szCs w:val="32"/>
        </w:rPr>
        <w:t>), conduct forecasting for</w:t>
      </w:r>
    </w:p>
    <w:p w14:paraId="1F1DEA76" w14:textId="5EF041C4" w:rsidR="00F82ED2" w:rsidRDefault="00F82ED2" w:rsidP="00F82ED2">
      <w:pPr>
        <w:pStyle w:val="PlainText"/>
        <w:spacing w:line="276" w:lineRule="auto"/>
        <w:ind w:left="1080"/>
        <w:jc w:val="center"/>
        <w:rPr>
          <w:rFonts w:ascii="Calibri" w:hAnsi="Calibri" w:cs="Calibri"/>
          <w:sz w:val="32"/>
          <w:szCs w:val="32"/>
        </w:rPr>
      </w:pPr>
      <w:proofErr w:type="gramStart"/>
      <w:r w:rsidRPr="00F82ED2">
        <w:rPr>
          <w:rFonts w:ascii="Calibri" w:hAnsi="Calibri" w:cs="Calibri"/>
          <w:sz w:val="32"/>
          <w:szCs w:val="32"/>
        </w:rPr>
        <w:t>SARIMA(</w:t>
      </w:r>
      <w:proofErr w:type="spellStart"/>
      <w:proofErr w:type="gramEnd"/>
      <w:r w:rsidRPr="00F82ED2"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,d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,q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Pr="00F82ED2">
        <w:rPr>
          <w:rFonts w:ascii="Calibri" w:hAnsi="Calibri" w:cs="Calibri"/>
          <w:sz w:val="32"/>
          <w:szCs w:val="32"/>
        </w:rPr>
        <w:t>)(</w:t>
      </w:r>
      <w:proofErr w:type="spellStart"/>
      <w:r w:rsidRPr="00F82ED2">
        <w:rPr>
          <w:rFonts w:ascii="Calibri" w:hAnsi="Calibri" w:cs="Calibri"/>
          <w:sz w:val="32"/>
          <w:szCs w:val="32"/>
        </w:rPr>
        <w:t>P,D,Q,m</w:t>
      </w:r>
      <w:proofErr w:type="spellEnd"/>
      <w:r w:rsidRPr="00F82ED2">
        <w:rPr>
          <w:rFonts w:ascii="Calibri" w:hAnsi="Calibri" w:cs="Calibri"/>
          <w:sz w:val="32"/>
          <w:szCs w:val="32"/>
        </w:rPr>
        <w:t xml:space="preserve">) </w:t>
      </w:r>
      <w:r w:rsidR="0021180D" w:rsidRPr="00F82ED2">
        <w:rPr>
          <w:rFonts w:ascii="Calibri" w:hAnsi="Calibri" w:cs="Calibri"/>
          <w:sz w:val="32"/>
          <w:szCs w:val="32"/>
        </w:rPr>
        <w:t xml:space="preserve"> </w:t>
      </w:r>
    </w:p>
    <w:p w14:paraId="1858C26F" w14:textId="2ADC6EBE" w:rsidR="0021180D" w:rsidRPr="00F82ED2" w:rsidRDefault="00F82ED2" w:rsidP="00F82ED2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 w:rsidRPr="00F82ED2">
        <w:rPr>
          <w:rFonts w:ascii="Calibri" w:hAnsi="Calibri" w:cs="Calibri"/>
          <w:sz w:val="32"/>
          <w:szCs w:val="32"/>
        </w:rPr>
        <w:t>model,</w:t>
      </w:r>
      <w:r>
        <w:rPr>
          <w:rFonts w:ascii="Calibri" w:hAnsi="Calibri" w:cs="Calibri"/>
          <w:sz w:val="32"/>
          <w:szCs w:val="32"/>
        </w:rPr>
        <w:t xml:space="preserve"> </w:t>
      </w:r>
      <w:r w:rsidR="0021180D" w:rsidRPr="00F82ED2">
        <w:rPr>
          <w:rFonts w:ascii="Calibri" w:hAnsi="Calibri" w:cs="Calibri"/>
          <w:sz w:val="32"/>
          <w:szCs w:val="32"/>
        </w:rPr>
        <w:t xml:space="preserve">representing: </w:t>
      </w:r>
    </w:p>
    <w:p w14:paraId="2027CC21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1CEE37C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BA486C4" w14:textId="77777777" w:rsidR="00CB528F" w:rsidRPr="00F82ED2" w:rsidRDefault="00F82ED2" w:rsidP="00CB528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A2. I</w:t>
      </w:r>
      <w:r w:rsidRPr="00F82ED2">
        <w:rPr>
          <w:rFonts w:ascii="Calibri" w:hAnsi="Calibri" w:cs="Calibri"/>
          <w:sz w:val="32"/>
          <w:szCs w:val="32"/>
        </w:rPr>
        <w:t xml:space="preserve">teratively apply the above forecast to several combinations of seasonal parameters </w:t>
      </w:r>
      <w:r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</w:rPr>
        <w:t xml:space="preserve"> and </w:t>
      </w:r>
      <w:r>
        <w:rPr>
          <w:rFonts w:ascii="Calibri" w:hAnsi="Calibri" w:cs="Calibri"/>
          <w:sz w:val="32"/>
          <w:szCs w:val="32"/>
        </w:rPr>
        <w:t>Q</w:t>
      </w:r>
      <w:r w:rsidRPr="00F82ED2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(fixed D=0 and m=12).</w:t>
      </w:r>
      <w:r w:rsidRPr="00F82ED2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T</w:t>
      </w:r>
      <w:r w:rsidRPr="00F82ED2">
        <w:rPr>
          <w:rFonts w:ascii="Calibri" w:hAnsi="Calibri" w:cs="Calibri"/>
          <w:sz w:val="32"/>
          <w:szCs w:val="32"/>
        </w:rPr>
        <w:t>ake the model with the lowest RMSE as the best model</w:t>
      </w:r>
      <w:r w:rsidR="00CB528F" w:rsidRPr="00F82ED2">
        <w:rPr>
          <w:rFonts w:ascii="Calibri" w:hAnsi="Calibri" w:cs="Calibri"/>
          <w:sz w:val="32"/>
          <w:szCs w:val="32"/>
        </w:rPr>
        <w:t>,</w:t>
      </w:r>
      <w:r w:rsidR="00CB528F">
        <w:rPr>
          <w:rFonts w:ascii="Calibri" w:hAnsi="Calibri" w:cs="Calibri"/>
          <w:sz w:val="32"/>
          <w:szCs w:val="32"/>
        </w:rPr>
        <w:t xml:space="preserve"> </w:t>
      </w:r>
      <w:r w:rsidR="00CB528F" w:rsidRPr="00F82ED2">
        <w:rPr>
          <w:rFonts w:ascii="Calibri" w:hAnsi="Calibri" w:cs="Calibri"/>
          <w:sz w:val="32"/>
          <w:szCs w:val="32"/>
        </w:rPr>
        <w:t xml:space="preserve">representing: </w:t>
      </w:r>
    </w:p>
    <w:p w14:paraId="11D2DDC1" w14:textId="77777777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68F9C930" w14:textId="6191F2B4" w:rsidR="0021180D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  <w:r w:rsidR="00F82ED2">
        <w:rPr>
          <w:rFonts w:ascii="Calibri" w:hAnsi="Calibri" w:cs="Calibri"/>
          <w:sz w:val="32"/>
          <w:szCs w:val="32"/>
        </w:rPr>
        <w:t>.</w:t>
      </w:r>
      <w:r w:rsidR="0021180D" w:rsidRPr="00F75D92">
        <w:rPr>
          <w:rFonts w:ascii="Calibri" w:hAnsi="Calibri" w:cs="Calibri"/>
          <w:i/>
          <w:iCs/>
          <w:sz w:val="32"/>
          <w:szCs w:val="32"/>
        </w:rPr>
        <w:t xml:space="preserve"> </w:t>
      </w:r>
    </w:p>
    <w:p w14:paraId="7CBFE76F" w14:textId="77777777" w:rsidR="00CB528F" w:rsidRDefault="0021180D" w:rsidP="00CB528F">
      <w:pPr>
        <w:pStyle w:val="PlainText"/>
        <w:numPr>
          <w:ilvl w:val="0"/>
          <w:numId w:val="47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For CPI rate (series 3), </w:t>
      </w:r>
      <w:r w:rsidR="00CB528F" w:rsidRPr="00F82ED2">
        <w:rPr>
          <w:rFonts w:ascii="Calibri" w:hAnsi="Calibri" w:cs="Calibri"/>
          <w:sz w:val="32"/>
          <w:szCs w:val="32"/>
        </w:rPr>
        <w:t>based on the optimal value of parameters (</w:t>
      </w:r>
      <w:proofErr w:type="spellStart"/>
      <w:proofErr w:type="gramStart"/>
      <w:r w:rsidR="00CB528F" w:rsidRPr="00F82ED2">
        <w:rPr>
          <w:rFonts w:ascii="Calibri" w:hAnsi="Calibri" w:cs="Calibri"/>
          <w:sz w:val="32"/>
          <w:szCs w:val="32"/>
        </w:rPr>
        <w:t>p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CB528F" w:rsidRPr="00F82ED2">
        <w:rPr>
          <w:rFonts w:ascii="Calibri" w:hAnsi="Calibri" w:cs="Calibri"/>
          <w:sz w:val="32"/>
          <w:szCs w:val="32"/>
        </w:rPr>
        <w:t>,d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="00CB528F" w:rsidRPr="00F82ED2">
        <w:rPr>
          <w:rFonts w:ascii="Calibri" w:hAnsi="Calibri" w:cs="Calibri"/>
          <w:sz w:val="32"/>
          <w:szCs w:val="32"/>
        </w:rPr>
        <w:t>,q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CB528F" w:rsidRPr="00F82ED2">
        <w:rPr>
          <w:rFonts w:ascii="Calibri" w:hAnsi="Calibri" w:cs="Calibri"/>
          <w:sz w:val="32"/>
          <w:szCs w:val="32"/>
        </w:rPr>
        <w:t xml:space="preserve">) determined in Step 1.4, conduct </w:t>
      </w:r>
      <w:r w:rsidR="00CB528F" w:rsidRPr="00F82ED2">
        <w:rPr>
          <w:rFonts w:ascii="Calibri" w:hAnsi="Calibri" w:cs="Calibri"/>
          <w:sz w:val="32"/>
          <w:szCs w:val="32"/>
        </w:rPr>
        <w:lastRenderedPageBreak/>
        <w:t>machine learning in SARIMA(</w:t>
      </w:r>
      <w:proofErr w:type="spellStart"/>
      <w:r w:rsidR="00CB528F" w:rsidRPr="00F82ED2">
        <w:rPr>
          <w:rFonts w:ascii="Calibri" w:hAnsi="Calibri" w:cs="Calibri"/>
          <w:sz w:val="32"/>
          <w:szCs w:val="32"/>
        </w:rPr>
        <w:t>p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CB528F" w:rsidRPr="00F82ED2">
        <w:rPr>
          <w:rFonts w:ascii="Calibri" w:hAnsi="Calibri" w:cs="Calibri"/>
          <w:sz w:val="32"/>
          <w:szCs w:val="32"/>
        </w:rPr>
        <w:t>,d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CB528F" w:rsidRPr="00F82ED2">
        <w:rPr>
          <w:rFonts w:ascii="Calibri" w:hAnsi="Calibri" w:cs="Calibri"/>
          <w:sz w:val="32"/>
          <w:szCs w:val="32"/>
        </w:rPr>
        <w:t>,q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CB528F" w:rsidRPr="00F82ED2">
        <w:rPr>
          <w:rFonts w:ascii="Calibri" w:hAnsi="Calibri" w:cs="Calibri"/>
          <w:sz w:val="32"/>
          <w:szCs w:val="32"/>
        </w:rPr>
        <w:t>)(</w:t>
      </w:r>
      <w:proofErr w:type="spellStart"/>
      <w:r w:rsidR="00CB528F" w:rsidRPr="00F82ED2">
        <w:rPr>
          <w:rFonts w:ascii="Calibri" w:hAnsi="Calibri" w:cs="Calibri"/>
          <w:sz w:val="32"/>
          <w:szCs w:val="32"/>
        </w:rPr>
        <w:t>P,D,Q,m</w:t>
      </w:r>
      <w:proofErr w:type="spellEnd"/>
      <w:r w:rsidR="00CB528F" w:rsidRPr="00F82ED2">
        <w:rPr>
          <w:rFonts w:ascii="Calibri" w:hAnsi="Calibri" w:cs="Calibri"/>
          <w:sz w:val="32"/>
          <w:szCs w:val="32"/>
        </w:rPr>
        <w:t xml:space="preserve">) model forecasting using data series split into train part and test part: </w:t>
      </w:r>
    </w:p>
    <w:p w14:paraId="691E9731" w14:textId="0CD7C1B7" w:rsidR="00CB528F" w:rsidRDefault="00CB528F" w:rsidP="00CB528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B1. </w:t>
      </w:r>
      <w:r w:rsidRPr="00F82ED2">
        <w:rPr>
          <w:rFonts w:ascii="Calibri" w:hAnsi="Calibri" w:cs="Calibri"/>
          <w:sz w:val="32"/>
          <w:szCs w:val="32"/>
        </w:rPr>
        <w:t>With a combination of seasonal parameters (P,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D=0,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Q,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m=12), conduct forecasting for</w:t>
      </w:r>
    </w:p>
    <w:p w14:paraId="559B1508" w14:textId="77777777" w:rsidR="00CB528F" w:rsidRDefault="00CB528F" w:rsidP="00CB528F">
      <w:pPr>
        <w:pStyle w:val="PlainText"/>
        <w:spacing w:line="276" w:lineRule="auto"/>
        <w:ind w:left="1080"/>
        <w:jc w:val="center"/>
        <w:rPr>
          <w:rFonts w:ascii="Calibri" w:hAnsi="Calibri" w:cs="Calibri"/>
          <w:sz w:val="32"/>
          <w:szCs w:val="32"/>
        </w:rPr>
      </w:pPr>
      <w:proofErr w:type="gramStart"/>
      <w:r w:rsidRPr="00F82ED2">
        <w:rPr>
          <w:rFonts w:ascii="Calibri" w:hAnsi="Calibri" w:cs="Calibri"/>
          <w:sz w:val="32"/>
          <w:szCs w:val="32"/>
        </w:rPr>
        <w:t>SARIMA(</w:t>
      </w:r>
      <w:proofErr w:type="spellStart"/>
      <w:proofErr w:type="gramEnd"/>
      <w:r w:rsidRPr="00F82ED2"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,d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,q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Pr="00F82ED2">
        <w:rPr>
          <w:rFonts w:ascii="Calibri" w:hAnsi="Calibri" w:cs="Calibri"/>
          <w:sz w:val="32"/>
          <w:szCs w:val="32"/>
        </w:rPr>
        <w:t>)(</w:t>
      </w:r>
      <w:proofErr w:type="spellStart"/>
      <w:r w:rsidRPr="00F82ED2">
        <w:rPr>
          <w:rFonts w:ascii="Calibri" w:hAnsi="Calibri" w:cs="Calibri"/>
          <w:sz w:val="32"/>
          <w:szCs w:val="32"/>
        </w:rPr>
        <w:t>P,D,Q,m</w:t>
      </w:r>
      <w:proofErr w:type="spellEnd"/>
      <w:r w:rsidRPr="00F82ED2">
        <w:rPr>
          <w:rFonts w:ascii="Calibri" w:hAnsi="Calibri" w:cs="Calibri"/>
          <w:sz w:val="32"/>
          <w:szCs w:val="32"/>
        </w:rPr>
        <w:t xml:space="preserve">)  </w:t>
      </w:r>
    </w:p>
    <w:p w14:paraId="3982B2C4" w14:textId="77777777" w:rsidR="00CB528F" w:rsidRPr="00F82ED2" w:rsidRDefault="00CB528F" w:rsidP="00CB528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 w:rsidRPr="00F82ED2">
        <w:rPr>
          <w:rFonts w:ascii="Calibri" w:hAnsi="Calibri" w:cs="Calibri"/>
          <w:sz w:val="32"/>
          <w:szCs w:val="32"/>
        </w:rPr>
        <w:t>model</w:t>
      </w:r>
      <w:bookmarkStart w:id="54" w:name="_Hlk212137487"/>
      <w:r w:rsidRPr="00F82ED2">
        <w:rPr>
          <w:rFonts w:ascii="Calibri" w:hAnsi="Calibri" w:cs="Calibri"/>
          <w:sz w:val="32"/>
          <w:szCs w:val="32"/>
        </w:rPr>
        <w:t>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 xml:space="preserve">representing: </w:t>
      </w:r>
    </w:p>
    <w:p w14:paraId="6610E164" w14:textId="77777777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0A3B184" w14:textId="77777777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  <w:bookmarkEnd w:id="54"/>
    </w:p>
    <w:p w14:paraId="1F45913C" w14:textId="77777777" w:rsidR="00CB528F" w:rsidRPr="00F82ED2" w:rsidRDefault="00CB528F" w:rsidP="00CB528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B2. I</w:t>
      </w:r>
      <w:r w:rsidRPr="00F82ED2">
        <w:rPr>
          <w:rFonts w:ascii="Calibri" w:hAnsi="Calibri" w:cs="Calibri"/>
          <w:sz w:val="32"/>
          <w:szCs w:val="32"/>
        </w:rPr>
        <w:t xml:space="preserve">teratively apply the above forecast to several combinations of seasonal parameters </w:t>
      </w:r>
      <w:r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</w:rPr>
        <w:t xml:space="preserve"> and </w:t>
      </w:r>
      <w:r>
        <w:rPr>
          <w:rFonts w:ascii="Calibri" w:hAnsi="Calibri" w:cs="Calibri"/>
          <w:sz w:val="32"/>
          <w:szCs w:val="32"/>
        </w:rPr>
        <w:t>Q</w:t>
      </w:r>
      <w:r w:rsidRPr="00F82ED2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(fixed D=0 and m=12).</w:t>
      </w:r>
      <w:r w:rsidRPr="00F82ED2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T</w:t>
      </w:r>
      <w:r w:rsidRPr="00F82ED2">
        <w:rPr>
          <w:rFonts w:ascii="Calibri" w:hAnsi="Calibri" w:cs="Calibri"/>
          <w:sz w:val="32"/>
          <w:szCs w:val="32"/>
        </w:rPr>
        <w:t xml:space="preserve">ake the model with the lowest </w:t>
      </w:r>
      <w:r w:rsidRPr="00907EAD">
        <w:rPr>
          <w:rFonts w:ascii="Calibri" w:hAnsi="Calibri" w:cs="Calibri"/>
          <w:sz w:val="32"/>
          <w:szCs w:val="32"/>
        </w:rPr>
        <w:t>RMSE</w:t>
      </w:r>
      <w:r w:rsidRPr="00F82ED2">
        <w:rPr>
          <w:rFonts w:ascii="Calibri" w:hAnsi="Calibri" w:cs="Calibri"/>
          <w:sz w:val="32"/>
          <w:szCs w:val="32"/>
        </w:rPr>
        <w:t xml:space="preserve"> as the best model,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 xml:space="preserve">representing: </w:t>
      </w:r>
    </w:p>
    <w:p w14:paraId="4AE16E15" w14:textId="77777777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12DDD5EB" w14:textId="4548F9D0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Result.</w:t>
      </w:r>
      <w:r w:rsidRPr="00F75D92">
        <w:rPr>
          <w:rFonts w:ascii="Calibri" w:hAnsi="Calibri" w:cs="Calibri"/>
          <w:i/>
          <w:iCs/>
          <w:sz w:val="32"/>
          <w:szCs w:val="32"/>
        </w:rPr>
        <w:t xml:space="preserve"> </w:t>
      </w:r>
    </w:p>
    <w:p w14:paraId="1801DE0B" w14:textId="77777777" w:rsidR="00F11B5B" w:rsidRDefault="00F11B5B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208922B2" w14:textId="7BC14214" w:rsidR="00F7375B" w:rsidRPr="00815E6A" w:rsidRDefault="00F7375B" w:rsidP="00F7375B">
      <w:pPr>
        <w:autoSpaceDE w:val="0"/>
        <w:autoSpaceDN w:val="0"/>
        <w:adjustRightInd w:val="0"/>
        <w:spacing w:line="276" w:lineRule="auto"/>
        <w:rPr>
          <w:rFonts w:ascii="Calibri" w:eastAsia="Times New Roman" w:hAnsi="Calibri" w:cs="Calibri"/>
          <w:sz w:val="32"/>
          <w:szCs w:val="32"/>
          <w:lang w:eastAsia="en-GB"/>
        </w:rPr>
      </w:pPr>
      <w:r w:rsidRPr="00815E6A">
        <w:rPr>
          <w:rFonts w:ascii="Calibri" w:eastAsia="Times New Roman" w:hAnsi="Calibri" w:cs="Calibri"/>
          <w:sz w:val="32"/>
          <w:szCs w:val="32"/>
          <w:lang w:eastAsia="en-GB"/>
        </w:rPr>
        <w:t>Part 1 conclusion:</w:t>
      </w:r>
    </w:p>
    <w:p w14:paraId="3D4E9DAC" w14:textId="77777777" w:rsidR="002F5BA9" w:rsidRDefault="002F5BA9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054412A7" w14:textId="7B73B73E" w:rsidR="00CB528F" w:rsidRDefault="00CB528F">
      <w:pPr>
        <w:spacing w:after="160" w:line="259" w:lineRule="auto"/>
        <w:jc w:val="left"/>
        <w:rPr>
          <w:rFonts w:ascii="Calibri" w:eastAsiaTheme="majorEastAsia" w:hAnsi="Calibri" w:cs="Calibri"/>
          <w:bCs/>
          <w:color w:val="323E4F" w:themeColor="text2" w:themeShade="BF"/>
          <w:spacing w:val="5"/>
          <w:kern w:val="28"/>
          <w:sz w:val="44"/>
          <w:szCs w:val="28"/>
        </w:rPr>
      </w:pPr>
      <w:r>
        <w:rPr>
          <w:rFonts w:ascii="Calibri" w:hAnsi="Calibri" w:cs="Calibri"/>
        </w:rPr>
        <w:br w:type="page"/>
      </w:r>
    </w:p>
    <w:p w14:paraId="2149CDBF" w14:textId="77777777" w:rsidR="002F5BA9" w:rsidRDefault="002F5BA9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64389E14" w14:textId="1E651865" w:rsidR="000B54B1" w:rsidRDefault="000B54B1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  <w:bookmarkStart w:id="55" w:name="_Hlk212021730"/>
      <w:r>
        <w:rPr>
          <w:rFonts w:ascii="Calibri" w:hAnsi="Calibri" w:cs="Calibri"/>
        </w:rPr>
        <w:t xml:space="preserve">Part </w:t>
      </w:r>
      <w:r w:rsidR="002F5BA9">
        <w:rPr>
          <w:rFonts w:ascii="Calibri" w:hAnsi="Calibri" w:cs="Calibri"/>
        </w:rPr>
        <w:t>2</w:t>
      </w:r>
      <w:r>
        <w:rPr>
          <w:rFonts w:ascii="Calibri" w:hAnsi="Calibri" w:cs="Calibri"/>
        </w:rPr>
        <w:t>.</w:t>
      </w:r>
      <w:r w:rsidRPr="004635DE">
        <w:rPr>
          <w:rFonts w:ascii="Calibri" w:hAnsi="Calibri" w:cs="Calibri"/>
        </w:rPr>
        <w:t xml:space="preserve"> </w:t>
      </w:r>
      <w:bookmarkStart w:id="56" w:name="_Hlk212022916"/>
      <w:bookmarkEnd w:id="55"/>
      <w:r w:rsidR="009741BF" w:rsidRPr="009741BF">
        <w:rPr>
          <w:rFonts w:ascii="Calibri" w:hAnsi="Calibri" w:cs="Calibri"/>
        </w:rPr>
        <w:t xml:space="preserve">Detecting anomalies and change points in time series </w:t>
      </w:r>
      <w:bookmarkEnd w:id="56"/>
      <w:r w:rsidR="009741BF" w:rsidRPr="009741BF">
        <w:rPr>
          <w:rFonts w:ascii="Calibri" w:hAnsi="Calibri" w:cs="Calibri"/>
        </w:rPr>
        <w:t>of Asian economic data</w:t>
      </w:r>
    </w:p>
    <w:p w14:paraId="6B1540E7" w14:textId="77777777" w:rsidR="000B54B1" w:rsidRDefault="000B54B1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2967BD61" w14:textId="77777777" w:rsidR="000B54B1" w:rsidRPr="00FF22C0" w:rsidRDefault="000B54B1" w:rsidP="000B54B1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Summary</w:t>
      </w:r>
      <w:r w:rsidRPr="00FF22C0">
        <w:rPr>
          <w:rFonts w:ascii="Calibri" w:hAnsi="Calibri" w:cs="Calibri"/>
          <w:b/>
          <w:sz w:val="24"/>
        </w:rPr>
        <w:t>:</w:t>
      </w:r>
    </w:p>
    <w:p w14:paraId="0BD8F59A" w14:textId="77777777" w:rsidR="000B54B1" w:rsidRDefault="000B54B1" w:rsidP="000B54B1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(Brief on the content of the part.</w:t>
      </w:r>
      <w:r w:rsidRPr="007A34EA">
        <w:rPr>
          <w:rFonts w:ascii="Calibri" w:hAnsi="Calibri" w:cs="Calibri"/>
          <w:szCs w:val="24"/>
        </w:rPr>
        <w:t xml:space="preserve"> </w:t>
      </w:r>
      <w:r w:rsidRPr="00FF22C0">
        <w:rPr>
          <w:rFonts w:ascii="Calibri" w:hAnsi="Calibri" w:cs="Calibri"/>
          <w:szCs w:val="24"/>
        </w:rPr>
        <w:t>No more than 50 words</w:t>
      </w:r>
      <w:r>
        <w:rPr>
          <w:rFonts w:ascii="Calibri" w:hAnsi="Calibri" w:cs="Calibri"/>
        </w:rPr>
        <w:t>)</w:t>
      </w:r>
      <w:r w:rsidRPr="48FCEA49">
        <w:rPr>
          <w:rFonts w:ascii="Calibri" w:hAnsi="Calibri" w:cs="Calibri"/>
        </w:rPr>
        <w:t xml:space="preserve">. </w:t>
      </w:r>
    </w:p>
    <w:p w14:paraId="1D52D3BD" w14:textId="77777777" w:rsidR="000B54B1" w:rsidRPr="00FF22C0" w:rsidRDefault="000B54B1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0D91B562" w14:textId="77777777" w:rsidR="000B54B1" w:rsidRPr="00FF22C0" w:rsidRDefault="000B54B1" w:rsidP="000B54B1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1E976D70" w14:textId="5478E9BA" w:rsidR="00A056C4" w:rsidRDefault="000B54B1" w:rsidP="00A056C4">
      <w:pPr>
        <w:pStyle w:val="PlainText"/>
        <w:numPr>
          <w:ilvl w:val="1"/>
          <w:numId w:val="42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A056C4">
        <w:rPr>
          <w:rFonts w:ascii="Calibri" w:hAnsi="Calibri" w:cs="Calibri"/>
          <w:sz w:val="32"/>
          <w:szCs w:val="32"/>
        </w:rPr>
        <w:t xml:space="preserve">Introduction </w:t>
      </w:r>
    </w:p>
    <w:p w14:paraId="74D3703F" w14:textId="5F064455" w:rsidR="002F5BA9" w:rsidRPr="002F5BA9" w:rsidRDefault="002F5BA9" w:rsidP="000B54B1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Short overview on </w:t>
      </w:r>
      <w:r w:rsidR="009741BF">
        <w:rPr>
          <w:rFonts w:ascii="Calibri" w:hAnsi="Calibri" w:cs="Calibri"/>
          <w:sz w:val="32"/>
          <w:szCs w:val="32"/>
        </w:rPr>
        <w:t>the methodology</w:t>
      </w:r>
      <w:r w:rsidR="009741BF" w:rsidRPr="009741BF">
        <w:rPr>
          <w:rFonts w:ascii="Calibri" w:hAnsi="Calibri" w:cs="Calibri"/>
          <w:sz w:val="32"/>
          <w:szCs w:val="32"/>
        </w:rPr>
        <w:t xml:space="preserve"> </w:t>
      </w:r>
      <w:r w:rsidR="009741BF">
        <w:rPr>
          <w:rFonts w:ascii="Calibri" w:hAnsi="Calibri" w:cs="Calibri"/>
          <w:sz w:val="32"/>
          <w:szCs w:val="32"/>
        </w:rPr>
        <w:t>of d</w:t>
      </w:r>
      <w:r w:rsidR="009741BF" w:rsidRPr="009741BF">
        <w:rPr>
          <w:rFonts w:ascii="Calibri" w:hAnsi="Calibri" w:cs="Calibri"/>
          <w:sz w:val="32"/>
          <w:szCs w:val="32"/>
        </w:rPr>
        <w:t xml:space="preserve">etecting anomalies and change points in time series </w:t>
      </w:r>
    </w:p>
    <w:p w14:paraId="4866D454" w14:textId="3F4CAEA0" w:rsidR="000B54B1" w:rsidRPr="00AA79BF" w:rsidRDefault="00BF7007" w:rsidP="000B54B1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 w:rsidRPr="00BF7007">
        <w:rPr>
          <w:rFonts w:ascii="Calibri" w:hAnsi="Calibri" w:cs="Calibri"/>
          <w:sz w:val="32"/>
          <w:szCs w:val="32"/>
        </w:rPr>
        <w:t xml:space="preserve">rief overview of economic indicators </w:t>
      </w:r>
      <w:proofErr w:type="spellStart"/>
      <w:r w:rsidRPr="00BF7007">
        <w:rPr>
          <w:rFonts w:ascii="Calibri" w:hAnsi="Calibri" w:cs="Calibri"/>
          <w:sz w:val="32"/>
          <w:szCs w:val="32"/>
        </w:rPr>
        <w:t>gdp</w:t>
      </w:r>
      <w:proofErr w:type="spellEnd"/>
      <w:r w:rsidRPr="00BF7007">
        <w:rPr>
          <w:rFonts w:ascii="Calibri" w:hAnsi="Calibri" w:cs="Calibri"/>
          <w:sz w:val="32"/>
          <w:szCs w:val="32"/>
        </w:rPr>
        <w:t xml:space="preserve">, </w:t>
      </w:r>
      <w:proofErr w:type="spellStart"/>
      <w:r w:rsidRPr="00BF7007">
        <w:rPr>
          <w:rFonts w:ascii="Calibri" w:hAnsi="Calibri" w:cs="Calibri"/>
          <w:sz w:val="32"/>
          <w:szCs w:val="32"/>
        </w:rPr>
        <w:t>ggdp</w:t>
      </w:r>
      <w:proofErr w:type="spellEnd"/>
      <w:r w:rsidRPr="00BF7007">
        <w:rPr>
          <w:rFonts w:ascii="Calibri" w:hAnsi="Calibri" w:cs="Calibri"/>
          <w:sz w:val="32"/>
          <w:szCs w:val="32"/>
        </w:rPr>
        <w:t xml:space="preserve">, inf, </w:t>
      </w:r>
      <w:proofErr w:type="spellStart"/>
      <w:r w:rsidRPr="00BF7007">
        <w:rPr>
          <w:rFonts w:ascii="Calibri" w:hAnsi="Calibri" w:cs="Calibri"/>
          <w:sz w:val="32"/>
          <w:szCs w:val="32"/>
        </w:rPr>
        <w:t>fdi</w:t>
      </w:r>
      <w:proofErr w:type="spellEnd"/>
      <w:r w:rsidRPr="00BF7007">
        <w:rPr>
          <w:rFonts w:ascii="Calibri" w:hAnsi="Calibri" w:cs="Calibri"/>
          <w:sz w:val="32"/>
          <w:szCs w:val="32"/>
        </w:rPr>
        <w:t>, mil</w:t>
      </w:r>
    </w:p>
    <w:p w14:paraId="2BEC6B97" w14:textId="040BEF60" w:rsidR="000B54B1" w:rsidRPr="00420AEA" w:rsidRDefault="000B54B1" w:rsidP="000B54B1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On the data array “Data0</w:t>
      </w:r>
      <w:r w:rsidR="008D2035">
        <w:rPr>
          <w:rFonts w:ascii="Calibri" w:hAnsi="Calibri" w:cs="Calibri"/>
          <w:sz w:val="32"/>
          <w:szCs w:val="32"/>
        </w:rPr>
        <w:t>2</w:t>
      </w:r>
      <w:r>
        <w:rPr>
          <w:rFonts w:ascii="Calibri" w:hAnsi="Calibri" w:cs="Calibri"/>
          <w:sz w:val="32"/>
          <w:szCs w:val="32"/>
        </w:rPr>
        <w:t>_XX_...”:</w:t>
      </w:r>
    </w:p>
    <w:p w14:paraId="27E847DD" w14:textId="75E5B334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(Description of the data: </w:t>
      </w:r>
      <w:r w:rsidRPr="00A21FB9">
        <w:rPr>
          <w:rFonts w:ascii="Calibri" w:hAnsi="Calibri" w:cs="Calibri"/>
          <w:sz w:val="32"/>
          <w:szCs w:val="32"/>
        </w:rPr>
        <w:t xml:space="preserve">what the data </w:t>
      </w:r>
      <w:r w:rsidR="001B5472" w:rsidRPr="00A21FB9">
        <w:rPr>
          <w:rFonts w:ascii="Calibri" w:hAnsi="Calibri" w:cs="Calibri"/>
          <w:sz w:val="32"/>
          <w:szCs w:val="32"/>
        </w:rPr>
        <w:t>represents</w:t>
      </w:r>
      <w:r w:rsidR="001B5472">
        <w:rPr>
          <w:rFonts w:ascii="Calibri" w:hAnsi="Calibri" w:cs="Calibri"/>
          <w:sz w:val="32"/>
          <w:szCs w:val="32"/>
        </w:rPr>
        <w:t>…</w:t>
      </w:r>
      <w:r>
        <w:rPr>
          <w:rFonts w:ascii="Calibri" w:hAnsi="Calibri" w:cs="Calibri"/>
          <w:sz w:val="32"/>
          <w:szCs w:val="32"/>
        </w:rPr>
        <w:t xml:space="preserve"> ???) </w:t>
      </w:r>
    </w:p>
    <w:p w14:paraId="1519B21E" w14:textId="36706F3E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1: </w:t>
      </w:r>
      <w:r w:rsidR="00952817">
        <w:rPr>
          <w:rFonts w:ascii="Calibri" w:hAnsi="Calibri" w:cs="Calibri"/>
          <w:sz w:val="32"/>
          <w:szCs w:val="32"/>
        </w:rPr>
        <w:t>Year</w:t>
      </w:r>
      <w:r w:rsidR="00952817" w:rsidRPr="00A21FB9">
        <w:rPr>
          <w:rFonts w:ascii="Calibri" w:hAnsi="Calibri" w:cs="Calibri"/>
          <w:sz w:val="32"/>
          <w:szCs w:val="32"/>
        </w:rPr>
        <w:t xml:space="preserve"> </w:t>
      </w:r>
    </w:p>
    <w:p w14:paraId="15D2F1A8" w14:textId="2DAE6285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2: </w:t>
      </w:r>
      <w:r w:rsidR="00952817">
        <w:rPr>
          <w:rFonts w:ascii="Calibri" w:hAnsi="Calibri" w:cs="Calibri"/>
          <w:sz w:val="32"/>
          <w:szCs w:val="32"/>
        </w:rPr>
        <w:t>Country</w:t>
      </w:r>
    </w:p>
    <w:p w14:paraId="588D7BD1" w14:textId="470D4BFF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3: </w:t>
      </w:r>
      <w:proofErr w:type="spellStart"/>
      <w:r w:rsidR="00952817">
        <w:rPr>
          <w:rFonts w:ascii="Calibri" w:hAnsi="Calibri" w:cs="Calibri"/>
          <w:sz w:val="32"/>
          <w:szCs w:val="32"/>
        </w:rPr>
        <w:t>ggdp</w:t>
      </w:r>
      <w:proofErr w:type="spellEnd"/>
      <w:r w:rsidR="00952817">
        <w:rPr>
          <w:rFonts w:ascii="Calibri" w:hAnsi="Calibri" w:cs="Calibri"/>
          <w:sz w:val="32"/>
          <w:szCs w:val="32"/>
        </w:rPr>
        <w:t xml:space="preserve"> = </w:t>
      </w:r>
      <w:r w:rsidR="001B5472" w:rsidRPr="001B5472">
        <w:rPr>
          <w:rFonts w:ascii="Calibri" w:hAnsi="Calibri" w:cs="Calibri"/>
          <w:sz w:val="32"/>
          <w:szCs w:val="32"/>
        </w:rPr>
        <w:t xml:space="preserve">Green Gross Domestic Product </w:t>
      </w:r>
      <w:r w:rsidR="00826DDA" w:rsidRPr="00826DDA">
        <w:rPr>
          <w:rFonts w:ascii="Calibri" w:hAnsi="Calibri" w:cs="Calibri"/>
          <w:sz w:val="32"/>
          <w:szCs w:val="32"/>
        </w:rPr>
        <w:t>(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Tổng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sản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phẩm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trong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nước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xanh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>)</w:t>
      </w:r>
      <w:r w:rsidR="00952817">
        <w:rPr>
          <w:rFonts w:ascii="Calibri" w:hAnsi="Calibri" w:cs="Calibri"/>
          <w:sz w:val="32"/>
          <w:szCs w:val="32"/>
        </w:rPr>
        <w:t xml:space="preserve"> </w:t>
      </w:r>
    </w:p>
    <w:p w14:paraId="46D3ED32" w14:textId="64295B76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4: </w:t>
      </w:r>
      <w:r w:rsidR="00826DDA">
        <w:rPr>
          <w:rFonts w:ascii="Calibri" w:hAnsi="Calibri" w:cs="Calibri"/>
          <w:sz w:val="32"/>
          <w:szCs w:val="32"/>
        </w:rPr>
        <w:t xml:space="preserve">mil = </w:t>
      </w:r>
      <w:r w:rsidR="001B5472" w:rsidRPr="001B5472">
        <w:rPr>
          <w:rFonts w:ascii="Calibri" w:hAnsi="Calibri" w:cs="Calibri"/>
          <w:sz w:val="32"/>
          <w:szCs w:val="32"/>
        </w:rPr>
        <w:t xml:space="preserve">Government spending on military </w:t>
      </w:r>
      <w:r w:rsidR="00826DDA">
        <w:rPr>
          <w:rFonts w:ascii="Calibri" w:hAnsi="Calibri" w:cs="Calibri"/>
          <w:sz w:val="32"/>
          <w:szCs w:val="32"/>
        </w:rPr>
        <w:t>(</w:t>
      </w:r>
      <w:r w:rsidR="00826DDA" w:rsidRPr="00826DDA">
        <w:rPr>
          <w:rFonts w:ascii="Calibri" w:hAnsi="Calibri" w:cs="Calibri"/>
          <w:sz w:val="32"/>
          <w:szCs w:val="32"/>
        </w:rPr>
        <w:t xml:space="preserve">Chi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tiêu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chính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phủ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cho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quân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sự</w:t>
      </w:r>
      <w:proofErr w:type="spellEnd"/>
      <w:r w:rsidR="00826DDA">
        <w:rPr>
          <w:rFonts w:ascii="Calibri" w:hAnsi="Calibri" w:cs="Calibri"/>
          <w:sz w:val="32"/>
          <w:szCs w:val="32"/>
        </w:rPr>
        <w:t>)</w:t>
      </w:r>
    </w:p>
    <w:p w14:paraId="4B3F830F" w14:textId="21A6B84D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5:</w:t>
      </w:r>
      <w:r w:rsidRPr="00A21FB9">
        <w:rPr>
          <w:rFonts w:ascii="Calibri" w:hAnsi="Calibri" w:cs="Calibri"/>
          <w:sz w:val="32"/>
          <w:szCs w:val="32"/>
        </w:rPr>
        <w:t xml:space="preserve"> </w:t>
      </w:r>
      <w:r w:rsidR="00826DDA">
        <w:rPr>
          <w:rFonts w:ascii="Calibri" w:hAnsi="Calibri" w:cs="Calibri"/>
          <w:sz w:val="32"/>
          <w:szCs w:val="32"/>
        </w:rPr>
        <w:t xml:space="preserve">inf = </w:t>
      </w:r>
      <w:r w:rsidR="001B5472" w:rsidRPr="001B5472">
        <w:rPr>
          <w:rFonts w:ascii="Calibri" w:hAnsi="Calibri" w:cs="Calibri"/>
          <w:sz w:val="32"/>
          <w:szCs w:val="32"/>
        </w:rPr>
        <w:t xml:space="preserve">Inflation rate </w:t>
      </w:r>
      <w:r w:rsidR="00826DDA">
        <w:rPr>
          <w:rFonts w:ascii="Calibri" w:hAnsi="Calibri" w:cs="Calibri"/>
          <w:sz w:val="32"/>
          <w:szCs w:val="32"/>
        </w:rPr>
        <w:t>(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Tỉ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lệ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lạm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phát</w:t>
      </w:r>
      <w:proofErr w:type="spellEnd"/>
      <w:r w:rsidR="00826DDA">
        <w:rPr>
          <w:rFonts w:ascii="Calibri" w:hAnsi="Calibri" w:cs="Calibri"/>
          <w:sz w:val="32"/>
          <w:szCs w:val="32"/>
        </w:rPr>
        <w:t>)</w:t>
      </w:r>
    </w:p>
    <w:p w14:paraId="661AB34F" w14:textId="4058480F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6:</w:t>
      </w:r>
      <w:r w:rsidRPr="00A21FB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>
        <w:rPr>
          <w:rFonts w:ascii="Calibri" w:hAnsi="Calibri" w:cs="Calibri"/>
          <w:sz w:val="32"/>
          <w:szCs w:val="32"/>
        </w:rPr>
        <w:t>fdi</w:t>
      </w:r>
      <w:proofErr w:type="spellEnd"/>
      <w:r w:rsidR="00826DDA">
        <w:rPr>
          <w:rFonts w:ascii="Calibri" w:hAnsi="Calibri" w:cs="Calibri"/>
          <w:sz w:val="32"/>
          <w:szCs w:val="32"/>
        </w:rPr>
        <w:t xml:space="preserve"> = </w:t>
      </w:r>
      <w:r w:rsidR="001B5472" w:rsidRPr="001B5472">
        <w:rPr>
          <w:rFonts w:ascii="Calibri" w:hAnsi="Calibri" w:cs="Calibri"/>
          <w:sz w:val="32"/>
          <w:szCs w:val="32"/>
        </w:rPr>
        <w:t xml:space="preserve">Foreign investment </w:t>
      </w:r>
      <w:r w:rsidR="00826DDA">
        <w:rPr>
          <w:rFonts w:ascii="Calibri" w:hAnsi="Calibri" w:cs="Calibri"/>
          <w:sz w:val="32"/>
          <w:szCs w:val="32"/>
        </w:rPr>
        <w:t>(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Vốn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đầu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tư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nước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ngoài</w:t>
      </w:r>
      <w:proofErr w:type="spellEnd"/>
      <w:r w:rsidR="00826DDA">
        <w:rPr>
          <w:rFonts w:ascii="Calibri" w:hAnsi="Calibri" w:cs="Calibri"/>
          <w:sz w:val="32"/>
          <w:szCs w:val="32"/>
        </w:rPr>
        <w:t>)</w:t>
      </w:r>
    </w:p>
    <w:p w14:paraId="3D811836" w14:textId="1777C8EC" w:rsidR="00826DDA" w:rsidRDefault="00826DDA" w:rsidP="00826DD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7:</w:t>
      </w:r>
      <w:r w:rsidRPr="00A21FB9"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gdp</w:t>
      </w:r>
      <w:proofErr w:type="spellEnd"/>
      <w:r>
        <w:rPr>
          <w:rFonts w:ascii="Calibri" w:hAnsi="Calibri" w:cs="Calibri"/>
          <w:sz w:val="32"/>
          <w:szCs w:val="32"/>
        </w:rPr>
        <w:t xml:space="preserve"> = </w:t>
      </w:r>
      <w:r w:rsidR="001B5472" w:rsidRPr="001B5472">
        <w:rPr>
          <w:rFonts w:ascii="Calibri" w:hAnsi="Calibri" w:cs="Calibri"/>
          <w:sz w:val="32"/>
          <w:szCs w:val="32"/>
        </w:rPr>
        <w:t xml:space="preserve">Gross Domestic Product 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r w:rsidRPr="00826DDA">
        <w:rPr>
          <w:rFonts w:ascii="Calibri" w:hAnsi="Calibri" w:cs="Calibri"/>
          <w:sz w:val="32"/>
          <w:szCs w:val="32"/>
        </w:rPr>
        <w:t>Tổng</w:t>
      </w:r>
      <w:proofErr w:type="spellEnd"/>
      <w:r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26DDA">
        <w:rPr>
          <w:rFonts w:ascii="Calibri" w:hAnsi="Calibri" w:cs="Calibri"/>
          <w:sz w:val="32"/>
          <w:szCs w:val="32"/>
        </w:rPr>
        <w:t>sản</w:t>
      </w:r>
      <w:proofErr w:type="spellEnd"/>
      <w:r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26DDA">
        <w:rPr>
          <w:rFonts w:ascii="Calibri" w:hAnsi="Calibri" w:cs="Calibri"/>
          <w:sz w:val="32"/>
          <w:szCs w:val="32"/>
        </w:rPr>
        <w:t>phẩm</w:t>
      </w:r>
      <w:proofErr w:type="spellEnd"/>
      <w:r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26DDA">
        <w:rPr>
          <w:rFonts w:ascii="Calibri" w:hAnsi="Calibri" w:cs="Calibri"/>
          <w:sz w:val="32"/>
          <w:szCs w:val="32"/>
        </w:rPr>
        <w:t>trong</w:t>
      </w:r>
      <w:proofErr w:type="spellEnd"/>
      <w:r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26DDA">
        <w:rPr>
          <w:rFonts w:ascii="Calibri" w:hAnsi="Calibri" w:cs="Calibri"/>
          <w:sz w:val="32"/>
          <w:szCs w:val="32"/>
        </w:rPr>
        <w:t>nước</w:t>
      </w:r>
      <w:proofErr w:type="spellEnd"/>
      <w:r>
        <w:rPr>
          <w:rFonts w:ascii="Calibri" w:hAnsi="Calibri" w:cs="Calibri"/>
          <w:sz w:val="32"/>
          <w:szCs w:val="32"/>
        </w:rPr>
        <w:t>)</w:t>
      </w:r>
    </w:p>
    <w:p w14:paraId="3EAC7FCD" w14:textId="77777777" w:rsidR="00826DDA" w:rsidRPr="007A34EA" w:rsidRDefault="00826DDA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b/>
          <w:sz w:val="32"/>
          <w:szCs w:val="32"/>
        </w:rPr>
      </w:pPr>
    </w:p>
    <w:p w14:paraId="295DB97D" w14:textId="02E886FF" w:rsidR="000B54B1" w:rsidRPr="00CD445B" w:rsidRDefault="00F74642" w:rsidP="00A056C4">
      <w:pPr>
        <w:pStyle w:val="PlainText"/>
        <w:numPr>
          <w:ilvl w:val="1"/>
          <w:numId w:val="42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F74642">
        <w:rPr>
          <w:rFonts w:ascii="Calibri" w:hAnsi="Calibri" w:cs="Calibri"/>
          <w:sz w:val="32"/>
          <w:szCs w:val="32"/>
        </w:rPr>
        <w:t>Detecting anomalies</w:t>
      </w:r>
    </w:p>
    <w:p w14:paraId="7E70CC82" w14:textId="5F6DEB5D" w:rsidR="00F74642" w:rsidRPr="00F74642" w:rsidRDefault="00F74642" w:rsidP="00F74642">
      <w:pPr>
        <w:pStyle w:val="PlainText"/>
        <w:numPr>
          <w:ilvl w:val="0"/>
          <w:numId w:val="38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F74642">
        <w:rPr>
          <w:rFonts w:ascii="Calibri" w:hAnsi="Calibri" w:cs="Calibri"/>
          <w:sz w:val="32"/>
          <w:szCs w:val="32"/>
        </w:rPr>
        <w:t>Z-Score Method</w:t>
      </w:r>
      <w:r>
        <w:rPr>
          <w:rFonts w:ascii="Calibri" w:hAnsi="Calibri" w:cs="Calibri"/>
          <w:sz w:val="32"/>
          <w:szCs w:val="32"/>
        </w:rPr>
        <w:t xml:space="preserve"> (</w:t>
      </w:r>
      <w:r w:rsidRPr="00F74642">
        <w:rPr>
          <w:rFonts w:ascii="Calibri" w:hAnsi="Calibri" w:cs="Calibri"/>
          <w:sz w:val="32"/>
          <w:szCs w:val="32"/>
        </w:rPr>
        <w:t>threshold = 3</w:t>
      </w:r>
      <w:r>
        <w:rPr>
          <w:rFonts w:ascii="Calibri" w:hAnsi="Calibri" w:cs="Calibri"/>
          <w:sz w:val="32"/>
          <w:szCs w:val="32"/>
        </w:rPr>
        <w:t>)</w:t>
      </w:r>
    </w:p>
    <w:p w14:paraId="56074B62" w14:textId="07D31907" w:rsidR="000B54B1" w:rsidRPr="00E17479" w:rsidRDefault="000B54B1" w:rsidP="000B54B1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 xml:space="preserve">A1. </w:t>
      </w:r>
      <w:bookmarkStart w:id="57" w:name="_Hlk212098111"/>
      <w:r w:rsidR="00F7375B">
        <w:rPr>
          <w:rFonts w:ascii="Calibri" w:hAnsi="Calibri" w:cs="Calibri"/>
          <w:sz w:val="32"/>
          <w:szCs w:val="32"/>
        </w:rPr>
        <w:t>S</w:t>
      </w:r>
      <w:r>
        <w:rPr>
          <w:rFonts w:ascii="Calibri" w:hAnsi="Calibri" w:cs="Calibri"/>
          <w:sz w:val="32"/>
          <w:szCs w:val="32"/>
        </w:rPr>
        <w:t>eries 1</w:t>
      </w:r>
      <w:r w:rsidR="00F7375B">
        <w:rPr>
          <w:rFonts w:ascii="Calibri" w:hAnsi="Calibri" w:cs="Calibri"/>
          <w:sz w:val="32"/>
          <w:szCs w:val="32"/>
        </w:rPr>
        <w:t xml:space="preserve">: </w:t>
      </w:r>
      <w:bookmarkEnd w:id="57"/>
      <w:proofErr w:type="spellStart"/>
      <w:r w:rsidR="00F7375B">
        <w:rPr>
          <w:rFonts w:ascii="Calibri" w:hAnsi="Calibri" w:cs="Calibri"/>
          <w:sz w:val="32"/>
          <w:szCs w:val="32"/>
        </w:rPr>
        <w:t>ggdp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70E3C691" w14:textId="77777777" w:rsidR="000B54B1" w:rsidRPr="00E17479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6D458BF4" w14:textId="77777777" w:rsidR="000B54B1" w:rsidRPr="00E17479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20170368" w14:textId="77777777" w:rsidR="000B54B1" w:rsidRPr="00CD445B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2DEA78AF" w14:textId="70220E94" w:rsidR="000B54B1" w:rsidRPr="00E17479" w:rsidRDefault="000B54B1" w:rsidP="000B54B1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A2. </w:t>
      </w:r>
      <w:r w:rsidR="00F7375B">
        <w:rPr>
          <w:rFonts w:ascii="Calibri" w:hAnsi="Calibri" w:cs="Calibri"/>
          <w:sz w:val="32"/>
          <w:szCs w:val="32"/>
        </w:rPr>
        <w:t>Series 2: mil</w:t>
      </w:r>
    </w:p>
    <w:p w14:paraId="1724AB7E" w14:textId="77777777" w:rsidR="000B54B1" w:rsidRPr="00E17479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74D3B30C" w14:textId="77777777" w:rsidR="000B54B1" w:rsidRPr="00E17479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888CEFD" w14:textId="77777777" w:rsidR="000B54B1" w:rsidRPr="00F7375B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0B80158C" w14:textId="4E0F8C92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A3. Series 3: inf </w:t>
      </w:r>
    </w:p>
    <w:p w14:paraId="4BC740CC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60DC101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48B2169C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731A30F1" w14:textId="0B5753EA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A4. Series 4: </w:t>
      </w:r>
      <w:proofErr w:type="spellStart"/>
      <w:r>
        <w:rPr>
          <w:rFonts w:ascii="Calibri" w:hAnsi="Calibri" w:cs="Calibri"/>
          <w:sz w:val="32"/>
          <w:szCs w:val="32"/>
        </w:rPr>
        <w:t>fdi</w:t>
      </w:r>
      <w:proofErr w:type="spellEnd"/>
    </w:p>
    <w:p w14:paraId="4ED47853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818DBD9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CB6E98C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4D206502" w14:textId="06CD7B10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A5. Series 5: </w:t>
      </w:r>
      <w:proofErr w:type="spellStart"/>
      <w:r>
        <w:rPr>
          <w:rFonts w:ascii="Calibri" w:hAnsi="Calibri" w:cs="Calibri"/>
          <w:sz w:val="32"/>
          <w:szCs w:val="32"/>
        </w:rPr>
        <w:t>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6ECFE4AD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884B0B7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557C3DA9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3379B506" w14:textId="7845A72F" w:rsidR="000B54B1" w:rsidRPr="00084F20" w:rsidRDefault="00F74642" w:rsidP="009741BF">
      <w:pPr>
        <w:pStyle w:val="PlainText"/>
        <w:numPr>
          <w:ilvl w:val="0"/>
          <w:numId w:val="38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F74642">
        <w:rPr>
          <w:rFonts w:ascii="Calibri" w:hAnsi="Calibri" w:cs="Calibri"/>
          <w:sz w:val="32"/>
          <w:szCs w:val="32"/>
        </w:rPr>
        <w:t xml:space="preserve">Isolation Forest </w:t>
      </w:r>
      <w:r>
        <w:rPr>
          <w:rFonts w:ascii="Calibri" w:hAnsi="Calibri" w:cs="Calibri"/>
          <w:sz w:val="32"/>
          <w:szCs w:val="32"/>
        </w:rPr>
        <w:t>Method</w:t>
      </w:r>
    </w:p>
    <w:p w14:paraId="098F475F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A1. Series 1: </w:t>
      </w:r>
      <w:proofErr w:type="spellStart"/>
      <w:r>
        <w:rPr>
          <w:rFonts w:ascii="Calibri" w:hAnsi="Calibri" w:cs="Calibri"/>
          <w:sz w:val="32"/>
          <w:szCs w:val="32"/>
        </w:rPr>
        <w:t>ggdp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58B1AB8D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30F2839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6786F10A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3EDA00C6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A2. Series 2: mil</w:t>
      </w:r>
    </w:p>
    <w:p w14:paraId="4C5C743C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11E40681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3DA3B22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161B7101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A3. Series 3: inf </w:t>
      </w:r>
    </w:p>
    <w:p w14:paraId="35CAEB56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4B31005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Result</w:t>
      </w:r>
    </w:p>
    <w:p w14:paraId="247A5820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049381F8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A4. Series 4: </w:t>
      </w:r>
      <w:proofErr w:type="spellStart"/>
      <w:r>
        <w:rPr>
          <w:rFonts w:ascii="Calibri" w:hAnsi="Calibri" w:cs="Calibri"/>
          <w:sz w:val="32"/>
          <w:szCs w:val="32"/>
        </w:rPr>
        <w:t>fdi</w:t>
      </w:r>
      <w:proofErr w:type="spellEnd"/>
    </w:p>
    <w:p w14:paraId="29EDBF5E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20D33C70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62C24C82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52FDFD6E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A5. Series 5: </w:t>
      </w:r>
      <w:proofErr w:type="spellStart"/>
      <w:r>
        <w:rPr>
          <w:rFonts w:ascii="Calibri" w:hAnsi="Calibri" w:cs="Calibri"/>
          <w:sz w:val="32"/>
          <w:szCs w:val="32"/>
        </w:rPr>
        <w:t>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74F03582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E41A02E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6AAEA89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2A468720" w14:textId="77777777" w:rsidR="000B54B1" w:rsidRDefault="000B54B1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5983493E" w14:textId="32753FBE" w:rsidR="00F74642" w:rsidRPr="00CD445B" w:rsidRDefault="00F74642" w:rsidP="00F74642">
      <w:pPr>
        <w:pStyle w:val="PlainText"/>
        <w:numPr>
          <w:ilvl w:val="1"/>
          <w:numId w:val="42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F74642">
        <w:rPr>
          <w:rFonts w:ascii="Calibri" w:hAnsi="Calibri" w:cs="Calibri"/>
          <w:sz w:val="32"/>
          <w:szCs w:val="32"/>
        </w:rPr>
        <w:t xml:space="preserve">Change Point </w:t>
      </w:r>
      <w:r w:rsidR="00847050" w:rsidRPr="00F74642">
        <w:rPr>
          <w:rFonts w:ascii="Calibri" w:hAnsi="Calibri" w:cs="Calibri"/>
          <w:sz w:val="32"/>
          <w:szCs w:val="32"/>
        </w:rPr>
        <w:t>detection.</w:t>
      </w:r>
      <w:r>
        <w:rPr>
          <w:rFonts w:ascii="CMBX12" w:eastAsiaTheme="majorEastAsia" w:hAnsi="CMBX12" w:cstheme="majorBidi"/>
          <w:b/>
          <w:bCs/>
          <w:color w:val="000000"/>
          <w:kern w:val="24"/>
          <w:sz w:val="56"/>
          <w:szCs w:val="56"/>
        </w:rPr>
        <w:t xml:space="preserve"> </w:t>
      </w:r>
    </w:p>
    <w:p w14:paraId="15F48435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A1. Series 1: </w:t>
      </w:r>
      <w:proofErr w:type="spellStart"/>
      <w:r>
        <w:rPr>
          <w:rFonts w:ascii="Calibri" w:hAnsi="Calibri" w:cs="Calibri"/>
          <w:sz w:val="32"/>
          <w:szCs w:val="32"/>
        </w:rPr>
        <w:t>ggdp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6080913C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F509C8A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29229A3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0C53FAFB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A2. Series 2: mil</w:t>
      </w:r>
    </w:p>
    <w:p w14:paraId="0CD01B78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26BA8B7C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5D85D30F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71FEDD6F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A3. Series 3: inf </w:t>
      </w:r>
    </w:p>
    <w:p w14:paraId="5981D63F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65051084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0E578BCC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4F9ABD8B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A4. Series 4: </w:t>
      </w:r>
      <w:proofErr w:type="spellStart"/>
      <w:r>
        <w:rPr>
          <w:rFonts w:ascii="Calibri" w:hAnsi="Calibri" w:cs="Calibri"/>
          <w:sz w:val="32"/>
          <w:szCs w:val="32"/>
        </w:rPr>
        <w:t>fdi</w:t>
      </w:r>
      <w:proofErr w:type="spellEnd"/>
    </w:p>
    <w:p w14:paraId="7E664C51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58AC2ED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2764CF8C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617AF258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A5. Series 5: </w:t>
      </w:r>
      <w:proofErr w:type="spellStart"/>
      <w:r>
        <w:rPr>
          <w:rFonts w:ascii="Calibri" w:hAnsi="Calibri" w:cs="Calibri"/>
          <w:sz w:val="32"/>
          <w:szCs w:val="32"/>
        </w:rPr>
        <w:t>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44AFF48F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2D45DC94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6C2BF04E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Comment on the result</w:t>
      </w:r>
    </w:p>
    <w:p w14:paraId="0A24E183" w14:textId="77777777" w:rsidR="000B54B1" w:rsidRDefault="000B54B1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5152F54C" w14:textId="318E0853" w:rsidR="000B54B1" w:rsidRPr="00815E6A" w:rsidRDefault="00F7375B" w:rsidP="00F7375B">
      <w:pPr>
        <w:autoSpaceDE w:val="0"/>
        <w:autoSpaceDN w:val="0"/>
        <w:adjustRightInd w:val="0"/>
        <w:spacing w:line="276" w:lineRule="auto"/>
        <w:rPr>
          <w:rFonts w:ascii="Calibri" w:eastAsia="Times New Roman" w:hAnsi="Calibri" w:cs="Calibri"/>
          <w:sz w:val="32"/>
          <w:szCs w:val="32"/>
          <w:lang w:eastAsia="en-GB"/>
        </w:rPr>
      </w:pPr>
      <w:r w:rsidRPr="00815E6A">
        <w:rPr>
          <w:rFonts w:ascii="Calibri" w:eastAsia="Times New Roman" w:hAnsi="Calibri" w:cs="Calibri"/>
          <w:sz w:val="32"/>
          <w:szCs w:val="32"/>
          <w:lang w:eastAsia="en-GB"/>
        </w:rPr>
        <w:t>Part 2 conclusion:</w:t>
      </w:r>
    </w:p>
    <w:p w14:paraId="70E948D8" w14:textId="77777777" w:rsidR="000B54B1" w:rsidRDefault="000B54B1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032F6492" w14:textId="77777777" w:rsidR="007176DF" w:rsidRDefault="007176DF" w:rsidP="007176DF">
      <w:pPr>
        <w:spacing w:line="276" w:lineRule="auto"/>
        <w:rPr>
          <w:rFonts w:ascii="Calibri" w:hAnsi="Calibri" w:cs="Calibri"/>
        </w:rPr>
      </w:pPr>
    </w:p>
    <w:p w14:paraId="59C8B991" w14:textId="77777777" w:rsidR="00345F57" w:rsidRDefault="00345F57" w:rsidP="007176DF">
      <w:pPr>
        <w:autoSpaceDE w:val="0"/>
        <w:autoSpaceDN w:val="0"/>
        <w:adjustRightInd w:val="0"/>
        <w:spacing w:line="276" w:lineRule="auto"/>
        <w:rPr>
          <w:rFonts w:ascii="Calibri" w:hAnsi="Calibri" w:cs="Calibri"/>
          <w:spacing w:val="5"/>
          <w:sz w:val="44"/>
          <w:szCs w:val="28"/>
        </w:rPr>
      </w:pPr>
      <w:r>
        <w:rPr>
          <w:rFonts w:ascii="Calibri" w:hAnsi="Calibri" w:cs="Calibri"/>
          <w:spacing w:val="5"/>
          <w:sz w:val="44"/>
          <w:szCs w:val="28"/>
        </w:rPr>
        <w:t>Reference</w:t>
      </w:r>
    </w:p>
    <w:p w14:paraId="42782980" w14:textId="77777777" w:rsidR="00345F57" w:rsidRDefault="00345F57" w:rsidP="007176DF">
      <w:pPr>
        <w:autoSpaceDE w:val="0"/>
        <w:autoSpaceDN w:val="0"/>
        <w:adjustRightInd w:val="0"/>
        <w:spacing w:line="276" w:lineRule="auto"/>
        <w:rPr>
          <w:rFonts w:ascii="Calibri" w:hAnsi="Calibri" w:cs="Calibri"/>
          <w:spacing w:val="5"/>
          <w:sz w:val="44"/>
          <w:szCs w:val="28"/>
        </w:rPr>
      </w:pPr>
      <w:r>
        <w:rPr>
          <w:rFonts w:ascii="Calibri" w:hAnsi="Calibri" w:cs="Calibri"/>
          <w:spacing w:val="5"/>
          <w:sz w:val="44"/>
          <w:szCs w:val="28"/>
        </w:rPr>
        <w:t>…..</w:t>
      </w:r>
    </w:p>
    <w:p w14:paraId="32C6A895" w14:textId="77777777" w:rsidR="00345F57" w:rsidRDefault="00345F57" w:rsidP="007176DF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rPr>
          <w:rFonts w:ascii="Calibri" w:hAnsi="Calibri" w:cs="Calibri"/>
          <w:spacing w:val="5"/>
          <w:sz w:val="44"/>
          <w:szCs w:val="28"/>
        </w:rPr>
      </w:pPr>
    </w:p>
    <w:p w14:paraId="0994796C" w14:textId="77777777" w:rsidR="007176DF" w:rsidRPr="00FF22C0" w:rsidRDefault="007176DF" w:rsidP="007176DF">
      <w:pPr>
        <w:autoSpaceDE w:val="0"/>
        <w:autoSpaceDN w:val="0"/>
        <w:adjustRightInd w:val="0"/>
        <w:spacing w:line="276" w:lineRule="auto"/>
        <w:rPr>
          <w:rFonts w:ascii="Calibri" w:eastAsiaTheme="minorHAnsi" w:hAnsi="Calibri" w:cs="Calibri"/>
          <w:b/>
          <w:bCs/>
          <w:szCs w:val="24"/>
          <w:lang w:val="en-US"/>
        </w:rPr>
      </w:pPr>
      <w:r w:rsidRPr="00FF22C0">
        <w:rPr>
          <w:rFonts w:ascii="Calibri" w:eastAsiaTheme="minorHAnsi" w:hAnsi="Calibri" w:cs="Calibri"/>
          <w:b/>
          <w:bCs/>
          <w:szCs w:val="24"/>
          <w:lang w:val="en-US"/>
        </w:rPr>
        <w:t>Student Assignment Guidelines</w:t>
      </w:r>
    </w:p>
    <w:p w14:paraId="2002D504" w14:textId="626FFE53" w:rsidR="007176DF" w:rsidRPr="00FF22C0" w:rsidRDefault="000B54B1" w:rsidP="007176DF">
      <w:pPr>
        <w:autoSpaceDE w:val="0"/>
        <w:autoSpaceDN w:val="0"/>
        <w:adjustRightInd w:val="0"/>
        <w:spacing w:line="276" w:lineRule="auto"/>
        <w:rPr>
          <w:rFonts w:ascii="Calibri" w:eastAsiaTheme="minorHAnsi" w:hAnsi="Calibri" w:cs="Calibri"/>
          <w:szCs w:val="24"/>
          <w:lang w:val="en-US"/>
        </w:rPr>
      </w:pPr>
      <w:r w:rsidRPr="000B54B1">
        <w:rPr>
          <w:rFonts w:ascii="Calibri" w:eastAsiaTheme="minorHAnsi" w:hAnsi="Calibri" w:cs="Calibri"/>
          <w:szCs w:val="24"/>
          <w:lang w:val="en-US"/>
        </w:rPr>
        <w:t>In the report, you must demonstrate knowledge and ability to interpret and apply Time Series Analysis – using Machine Learning with Python.</w:t>
      </w:r>
      <w:r>
        <w:rPr>
          <w:rFonts w:ascii="Calibri" w:eastAsiaTheme="minorHAnsi" w:hAnsi="Calibri" w:cs="Calibri"/>
          <w:szCs w:val="24"/>
          <w:lang w:val="en-US"/>
        </w:rPr>
        <w:t xml:space="preserve"> 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>You must justify any conclusion you reach</w:t>
      </w:r>
      <w:r w:rsidR="007176DF">
        <w:rPr>
          <w:rFonts w:ascii="Calibri" w:eastAsiaTheme="minorHAnsi" w:hAnsi="Calibri" w:cs="Calibri"/>
          <w:szCs w:val="24"/>
          <w:lang w:val="en-US"/>
        </w:rPr>
        <w:t xml:space="preserve"> </w:t>
      </w:r>
      <w:proofErr w:type="gramStart"/>
      <w:r w:rsidR="007176DF" w:rsidRPr="00FF22C0">
        <w:rPr>
          <w:rFonts w:ascii="Calibri" w:eastAsiaTheme="minorHAnsi" w:hAnsi="Calibri" w:cs="Calibri"/>
          <w:szCs w:val="24"/>
          <w:lang w:val="en-US"/>
        </w:rPr>
        <w:t>on the basis of</w:t>
      </w:r>
      <w:proofErr w:type="gramEnd"/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 evidence provided by you by reference to, or quotation from, the</w:t>
      </w:r>
      <w:r w:rsidR="007176DF">
        <w:rPr>
          <w:rFonts w:ascii="Calibri" w:eastAsiaTheme="minorHAnsi" w:hAnsi="Calibri" w:cs="Calibri"/>
          <w:szCs w:val="24"/>
          <w:lang w:val="en-US"/>
        </w:rPr>
        <w:t xml:space="preserve"> 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>course notes, textbooks, other course readings, or any other source you choose to use.</w:t>
      </w:r>
      <w:r w:rsidR="007176DF">
        <w:rPr>
          <w:rFonts w:ascii="Calibri" w:eastAsiaTheme="minorHAnsi" w:hAnsi="Calibri" w:cs="Calibri"/>
          <w:szCs w:val="24"/>
          <w:lang w:val="en-US"/>
        </w:rPr>
        <w:t xml:space="preserve"> </w:t>
      </w:r>
      <w:proofErr w:type="gramStart"/>
      <w:r w:rsidR="007176DF" w:rsidRPr="00FF22C0">
        <w:rPr>
          <w:rFonts w:ascii="Calibri" w:eastAsiaTheme="minorHAnsi" w:hAnsi="Calibri" w:cs="Calibri"/>
          <w:szCs w:val="24"/>
          <w:lang w:val="en-US"/>
        </w:rPr>
        <w:t>As long as</w:t>
      </w:r>
      <w:proofErr w:type="gramEnd"/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 your </w:t>
      </w:r>
      <w:r w:rsidR="007176DF">
        <w:rPr>
          <w:rFonts w:ascii="Calibri" w:eastAsiaTheme="minorHAnsi" w:hAnsi="Calibri" w:cs="Calibri"/>
          <w:szCs w:val="24"/>
          <w:lang w:val="en-US"/>
        </w:rPr>
        <w:t>report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 give</w:t>
      </w:r>
      <w:r w:rsidR="007176DF">
        <w:rPr>
          <w:rFonts w:ascii="Calibri" w:eastAsiaTheme="minorHAnsi" w:hAnsi="Calibri" w:cs="Calibri"/>
          <w:szCs w:val="24"/>
          <w:lang w:val="en-US"/>
        </w:rPr>
        <w:t>s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 a good justification and demonstrate your reasoning</w:t>
      </w:r>
      <w:r w:rsidR="007176DF">
        <w:rPr>
          <w:rFonts w:ascii="Calibri" w:eastAsiaTheme="minorHAnsi" w:hAnsi="Calibri" w:cs="Calibri"/>
          <w:szCs w:val="24"/>
          <w:lang w:val="en-US"/>
        </w:rPr>
        <w:t xml:space="preserve"> 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ability and your knowledge, you can obtain a good grade. </w:t>
      </w:r>
    </w:p>
    <w:p w14:paraId="27B2B772" w14:textId="77777777" w:rsidR="007176DF" w:rsidRPr="00FF22C0" w:rsidRDefault="007176DF" w:rsidP="007176DF">
      <w:pPr>
        <w:spacing w:line="276" w:lineRule="auto"/>
        <w:rPr>
          <w:rFonts w:ascii="Calibri" w:hAnsi="Calibri" w:cs="Calibri"/>
          <w:szCs w:val="24"/>
        </w:rPr>
      </w:pPr>
    </w:p>
    <w:p w14:paraId="0E3464B6" w14:textId="77777777" w:rsidR="007176DF" w:rsidRPr="00FF22C0" w:rsidRDefault="007176DF" w:rsidP="007176DF">
      <w:pPr>
        <w:pStyle w:val="Heading3"/>
        <w:spacing w:before="0" w:line="276" w:lineRule="auto"/>
        <w:rPr>
          <w:rFonts w:ascii="Calibri" w:hAnsi="Calibri" w:cs="Calibri"/>
        </w:rPr>
      </w:pPr>
      <w:r w:rsidRPr="00FF22C0">
        <w:rPr>
          <w:rFonts w:ascii="Calibri" w:hAnsi="Calibri" w:cs="Calibri"/>
        </w:rPr>
        <w:t>Presentation</w:t>
      </w:r>
    </w:p>
    <w:p w14:paraId="0B085ADC" w14:textId="77777777" w:rsidR="007176DF" w:rsidRPr="00FF22C0" w:rsidRDefault="007176DF" w:rsidP="007176DF">
      <w:pPr>
        <w:spacing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Your work should be word processed in accordance with the following:</w:t>
      </w:r>
    </w:p>
    <w:p w14:paraId="5A925B00" w14:textId="63F7F489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Font style, Lucida Sans, font size 12</w:t>
      </w:r>
      <w:r w:rsidR="00C40A6D">
        <w:rPr>
          <w:rFonts w:ascii="Calibri" w:hAnsi="Calibri" w:cs="Calibri"/>
          <w:szCs w:val="24"/>
        </w:rPr>
        <w:t>.</w:t>
      </w:r>
      <w:r w:rsidRPr="00FF22C0">
        <w:rPr>
          <w:rFonts w:ascii="Calibri" w:hAnsi="Calibri" w:cs="Calibri"/>
          <w:szCs w:val="24"/>
        </w:rPr>
        <w:t xml:space="preserve"> </w:t>
      </w:r>
    </w:p>
    <w:p w14:paraId="3BB9E7DE" w14:textId="77777777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1.5 line spacing.</w:t>
      </w:r>
    </w:p>
    <w:p w14:paraId="6600F375" w14:textId="1E6AABCE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The page orientation should be ‘</w:t>
      </w:r>
      <w:r w:rsidR="00C40A6D" w:rsidRPr="00FF22C0">
        <w:rPr>
          <w:rFonts w:ascii="Calibri" w:hAnsi="Calibri" w:cs="Calibri"/>
          <w:szCs w:val="24"/>
        </w:rPr>
        <w:t>portrait’.</w:t>
      </w:r>
      <w:r w:rsidRPr="00FF22C0">
        <w:rPr>
          <w:rFonts w:ascii="Calibri" w:hAnsi="Calibri" w:cs="Calibri"/>
          <w:szCs w:val="24"/>
        </w:rPr>
        <w:t xml:space="preserve"> </w:t>
      </w:r>
    </w:p>
    <w:p w14:paraId="4D88B81A" w14:textId="53439D57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Margins on both sides of the page should be no less than 2.5 cm</w:t>
      </w:r>
      <w:r w:rsidR="00C40A6D">
        <w:rPr>
          <w:rFonts w:ascii="Calibri" w:hAnsi="Calibri" w:cs="Calibri"/>
          <w:szCs w:val="24"/>
        </w:rPr>
        <w:t>.</w:t>
      </w:r>
    </w:p>
    <w:p w14:paraId="110BAD2B" w14:textId="3354A0B7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 xml:space="preserve">Pages should be </w:t>
      </w:r>
      <w:r w:rsidR="002F5BA9" w:rsidRPr="00FF22C0">
        <w:rPr>
          <w:rFonts w:ascii="Calibri" w:hAnsi="Calibri" w:cs="Calibri"/>
          <w:szCs w:val="24"/>
        </w:rPr>
        <w:t>numbered.</w:t>
      </w:r>
    </w:p>
    <w:p w14:paraId="19CEB33D" w14:textId="77777777" w:rsidR="007176DF" w:rsidRDefault="007176DF" w:rsidP="007176DF">
      <w:pPr>
        <w:spacing w:line="276" w:lineRule="auto"/>
        <w:rPr>
          <w:rFonts w:ascii="Calibri" w:hAnsi="Calibri" w:cs="Calibri"/>
          <w:szCs w:val="24"/>
        </w:rPr>
      </w:pPr>
    </w:p>
    <w:p w14:paraId="551B1B32" w14:textId="77777777" w:rsidR="00FB540A" w:rsidRDefault="00FB540A" w:rsidP="007176DF">
      <w:pPr>
        <w:spacing w:line="276" w:lineRule="auto"/>
        <w:rPr>
          <w:rFonts w:ascii="Calibri" w:hAnsi="Calibri" w:cs="Calibri"/>
          <w:szCs w:val="24"/>
        </w:rPr>
      </w:pPr>
    </w:p>
    <w:p w14:paraId="6F9E6FB5" w14:textId="77777777" w:rsidR="00FB540A" w:rsidRPr="00FF22C0" w:rsidRDefault="00FB540A" w:rsidP="007176DF">
      <w:pPr>
        <w:spacing w:line="276" w:lineRule="auto"/>
        <w:rPr>
          <w:rFonts w:ascii="Calibri" w:hAnsi="Calibri" w:cs="Calibri"/>
          <w:szCs w:val="24"/>
        </w:rPr>
      </w:pPr>
    </w:p>
    <w:sectPr w:rsidR="00FB540A" w:rsidRPr="00FF22C0" w:rsidSect="000504AF"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002C4" w14:textId="77777777" w:rsidR="00B86747" w:rsidRDefault="00B86747" w:rsidP="00341871">
      <w:pPr>
        <w:spacing w:after="0"/>
      </w:pPr>
      <w:r>
        <w:separator/>
      </w:r>
    </w:p>
  </w:endnote>
  <w:endnote w:type="continuationSeparator" w:id="0">
    <w:p w14:paraId="61D9DEED" w14:textId="77777777" w:rsidR="00B86747" w:rsidRDefault="00B86747" w:rsidP="003418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BX1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3C075" w14:textId="77777777" w:rsidR="005971A4" w:rsidRDefault="005971A4">
    <w:pPr>
      <w:pStyle w:val="Footer"/>
      <w:jc w:val="right"/>
    </w:pPr>
  </w:p>
  <w:p w14:paraId="2F4B28DD" w14:textId="77777777" w:rsidR="005971A4" w:rsidRDefault="00597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42319" w14:textId="77777777" w:rsidR="00B86747" w:rsidRDefault="00B86747" w:rsidP="00341871">
      <w:pPr>
        <w:spacing w:after="0"/>
      </w:pPr>
      <w:r>
        <w:separator/>
      </w:r>
    </w:p>
  </w:footnote>
  <w:footnote w:type="continuationSeparator" w:id="0">
    <w:p w14:paraId="1E117EF9" w14:textId="77777777" w:rsidR="00B86747" w:rsidRDefault="00B86747" w:rsidP="003418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27C"/>
    <w:multiLevelType w:val="hybridMultilevel"/>
    <w:tmpl w:val="89AC23CC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F5AD5"/>
    <w:multiLevelType w:val="multilevel"/>
    <w:tmpl w:val="D5D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D1DB8"/>
    <w:multiLevelType w:val="hybridMultilevel"/>
    <w:tmpl w:val="7F7C4EBA"/>
    <w:lvl w:ilvl="0" w:tplc="E8F46A10">
      <w:start w:val="1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7711BB5"/>
    <w:multiLevelType w:val="hybridMultilevel"/>
    <w:tmpl w:val="6D2CA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93744"/>
    <w:multiLevelType w:val="hybridMultilevel"/>
    <w:tmpl w:val="B8F2D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0414E"/>
    <w:multiLevelType w:val="multilevel"/>
    <w:tmpl w:val="3F5C36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6" w15:restartNumberingAfterBreak="0">
    <w:nsid w:val="142B5C07"/>
    <w:multiLevelType w:val="hybridMultilevel"/>
    <w:tmpl w:val="68B8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C2C4E"/>
    <w:multiLevelType w:val="hybridMultilevel"/>
    <w:tmpl w:val="963A9292"/>
    <w:lvl w:ilvl="0" w:tplc="7476510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3D58D9"/>
    <w:multiLevelType w:val="hybridMultilevel"/>
    <w:tmpl w:val="B0DC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61F62"/>
    <w:multiLevelType w:val="hybridMultilevel"/>
    <w:tmpl w:val="7FD80A32"/>
    <w:lvl w:ilvl="0" w:tplc="5A420A6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0639B9"/>
    <w:multiLevelType w:val="multilevel"/>
    <w:tmpl w:val="78106FE2"/>
    <w:lvl w:ilvl="0">
      <w:start w:val="1"/>
      <w:numFmt w:val="decimal"/>
      <w:pStyle w:val="Heading2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1" w15:restartNumberingAfterBreak="0">
    <w:nsid w:val="201800E9"/>
    <w:multiLevelType w:val="hybridMultilevel"/>
    <w:tmpl w:val="272A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658D3"/>
    <w:multiLevelType w:val="hybridMultilevel"/>
    <w:tmpl w:val="4F0E5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15704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CF0210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8A6F36"/>
    <w:multiLevelType w:val="hybridMultilevel"/>
    <w:tmpl w:val="7FD6B960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06535"/>
    <w:multiLevelType w:val="hybridMultilevel"/>
    <w:tmpl w:val="E05CC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CF28B3"/>
    <w:multiLevelType w:val="multilevel"/>
    <w:tmpl w:val="91806DE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b w:val="0"/>
      </w:rPr>
    </w:lvl>
  </w:abstractNum>
  <w:abstractNum w:abstractNumId="18" w15:restartNumberingAfterBreak="0">
    <w:nsid w:val="29FF65DC"/>
    <w:multiLevelType w:val="multilevel"/>
    <w:tmpl w:val="C99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C5DA2"/>
    <w:multiLevelType w:val="hybridMultilevel"/>
    <w:tmpl w:val="B2F4EC60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381799"/>
    <w:multiLevelType w:val="hybridMultilevel"/>
    <w:tmpl w:val="F9387A6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E64B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E4249C0">
      <w:start w:val="3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7AE3C8D"/>
    <w:multiLevelType w:val="multilevel"/>
    <w:tmpl w:val="5D3C3A1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1982315"/>
    <w:multiLevelType w:val="multilevel"/>
    <w:tmpl w:val="1E8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83F02"/>
    <w:multiLevelType w:val="hybridMultilevel"/>
    <w:tmpl w:val="E1DC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53919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D50E76"/>
    <w:multiLevelType w:val="hybridMultilevel"/>
    <w:tmpl w:val="05E8FD9C"/>
    <w:lvl w:ilvl="0" w:tplc="A7FC1DD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0A6BD5"/>
    <w:multiLevelType w:val="hybridMultilevel"/>
    <w:tmpl w:val="510CA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447CA"/>
    <w:multiLevelType w:val="hybridMultilevel"/>
    <w:tmpl w:val="94F62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20D57"/>
    <w:multiLevelType w:val="multilevel"/>
    <w:tmpl w:val="3F5C36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29" w15:restartNumberingAfterBreak="0">
    <w:nsid w:val="51056A87"/>
    <w:multiLevelType w:val="hybridMultilevel"/>
    <w:tmpl w:val="DA9AE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480F0E"/>
    <w:multiLevelType w:val="hybridMultilevel"/>
    <w:tmpl w:val="4FE6B12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53121A"/>
    <w:multiLevelType w:val="hybridMultilevel"/>
    <w:tmpl w:val="6736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361C8"/>
    <w:multiLevelType w:val="hybridMultilevel"/>
    <w:tmpl w:val="FC7CEF7E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466D63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A241C7"/>
    <w:multiLevelType w:val="hybridMultilevel"/>
    <w:tmpl w:val="54F46898"/>
    <w:lvl w:ilvl="0" w:tplc="A072C2BC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C07B1E"/>
    <w:multiLevelType w:val="hybridMultilevel"/>
    <w:tmpl w:val="0B1C8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B95D23"/>
    <w:multiLevelType w:val="multilevel"/>
    <w:tmpl w:val="391C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E2D69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72016D"/>
    <w:multiLevelType w:val="multilevel"/>
    <w:tmpl w:val="E4D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A6B52"/>
    <w:multiLevelType w:val="hybridMultilevel"/>
    <w:tmpl w:val="BA62D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9C432E"/>
    <w:multiLevelType w:val="hybridMultilevel"/>
    <w:tmpl w:val="0C6E4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05F79"/>
    <w:multiLevelType w:val="hybridMultilevel"/>
    <w:tmpl w:val="37564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705139"/>
    <w:multiLevelType w:val="hybridMultilevel"/>
    <w:tmpl w:val="0D54B730"/>
    <w:lvl w:ilvl="0" w:tplc="7476510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5E93E06"/>
    <w:multiLevelType w:val="multilevel"/>
    <w:tmpl w:val="91806DE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b w:val="0"/>
      </w:rPr>
    </w:lvl>
  </w:abstractNum>
  <w:abstractNum w:abstractNumId="44" w15:restartNumberingAfterBreak="0">
    <w:nsid w:val="770B4215"/>
    <w:multiLevelType w:val="hybridMultilevel"/>
    <w:tmpl w:val="4FE6B12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77F2E"/>
    <w:multiLevelType w:val="hybridMultilevel"/>
    <w:tmpl w:val="B658F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F2F6A"/>
    <w:multiLevelType w:val="hybridMultilevel"/>
    <w:tmpl w:val="863E9B4E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8E5CD8"/>
    <w:multiLevelType w:val="hybridMultilevel"/>
    <w:tmpl w:val="1DD6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774550">
    <w:abstractNumId w:val="10"/>
  </w:num>
  <w:num w:numId="2" w16cid:durableId="1442606808">
    <w:abstractNumId w:val="1"/>
  </w:num>
  <w:num w:numId="3" w16cid:durableId="1472285003">
    <w:abstractNumId w:val="22"/>
  </w:num>
  <w:num w:numId="4" w16cid:durableId="1443720805">
    <w:abstractNumId w:val="36"/>
  </w:num>
  <w:num w:numId="5" w16cid:durableId="146476695">
    <w:abstractNumId w:val="18"/>
  </w:num>
  <w:num w:numId="6" w16cid:durableId="467862687">
    <w:abstractNumId w:val="27"/>
  </w:num>
  <w:num w:numId="7" w16cid:durableId="1012952894">
    <w:abstractNumId w:val="0"/>
  </w:num>
  <w:num w:numId="8" w16cid:durableId="805466874">
    <w:abstractNumId w:val="12"/>
  </w:num>
  <w:num w:numId="9" w16cid:durableId="246573459">
    <w:abstractNumId w:val="32"/>
  </w:num>
  <w:num w:numId="10" w16cid:durableId="929658391">
    <w:abstractNumId w:val="19"/>
  </w:num>
  <w:num w:numId="11" w16cid:durableId="934754008">
    <w:abstractNumId w:val="46"/>
  </w:num>
  <w:num w:numId="12" w16cid:durableId="94323239">
    <w:abstractNumId w:val="15"/>
  </w:num>
  <w:num w:numId="13" w16cid:durableId="715743380">
    <w:abstractNumId w:val="26"/>
  </w:num>
  <w:num w:numId="14" w16cid:durableId="2076388267">
    <w:abstractNumId w:val="11"/>
  </w:num>
  <w:num w:numId="15" w16cid:durableId="96601225">
    <w:abstractNumId w:val="6"/>
  </w:num>
  <w:num w:numId="16" w16cid:durableId="1822119159">
    <w:abstractNumId w:val="47"/>
  </w:num>
  <w:num w:numId="17" w16cid:durableId="1793668203">
    <w:abstractNumId w:val="8"/>
  </w:num>
  <w:num w:numId="18" w16cid:durableId="62996316">
    <w:abstractNumId w:val="40"/>
  </w:num>
  <w:num w:numId="19" w16cid:durableId="658921063">
    <w:abstractNumId w:val="29"/>
  </w:num>
  <w:num w:numId="20" w16cid:durableId="981271426">
    <w:abstractNumId w:val="31"/>
  </w:num>
  <w:num w:numId="21" w16cid:durableId="434054971">
    <w:abstractNumId w:val="35"/>
  </w:num>
  <w:num w:numId="22" w16cid:durableId="1446465293">
    <w:abstractNumId w:val="4"/>
  </w:num>
  <w:num w:numId="23" w16cid:durableId="1704400937">
    <w:abstractNumId w:val="39"/>
  </w:num>
  <w:num w:numId="24" w16cid:durableId="1439596273">
    <w:abstractNumId w:val="23"/>
  </w:num>
  <w:num w:numId="25" w16cid:durableId="1701206349">
    <w:abstractNumId w:val="38"/>
  </w:num>
  <w:num w:numId="26" w16cid:durableId="667946671">
    <w:abstractNumId w:val="45"/>
  </w:num>
  <w:num w:numId="27" w16cid:durableId="1939866010">
    <w:abstractNumId w:val="3"/>
  </w:num>
  <w:num w:numId="28" w16cid:durableId="835649896">
    <w:abstractNumId w:val="16"/>
  </w:num>
  <w:num w:numId="29" w16cid:durableId="599722699">
    <w:abstractNumId w:val="20"/>
  </w:num>
  <w:num w:numId="30" w16cid:durableId="813717692">
    <w:abstractNumId w:val="44"/>
  </w:num>
  <w:num w:numId="31" w16cid:durableId="2138792134">
    <w:abstractNumId w:val="30"/>
  </w:num>
  <w:num w:numId="32" w16cid:durableId="682166766">
    <w:abstractNumId w:val="41"/>
  </w:num>
  <w:num w:numId="33" w16cid:durableId="562330870">
    <w:abstractNumId w:val="28"/>
  </w:num>
  <w:num w:numId="34" w16cid:durableId="254172785">
    <w:abstractNumId w:val="25"/>
  </w:num>
  <w:num w:numId="35" w16cid:durableId="746994680">
    <w:abstractNumId w:val="34"/>
  </w:num>
  <w:num w:numId="36" w16cid:durableId="1496266256">
    <w:abstractNumId w:val="7"/>
  </w:num>
  <w:num w:numId="37" w16cid:durableId="1282567314">
    <w:abstractNumId w:val="2"/>
  </w:num>
  <w:num w:numId="38" w16cid:durableId="97919987">
    <w:abstractNumId w:val="42"/>
  </w:num>
  <w:num w:numId="39" w16cid:durableId="383988608">
    <w:abstractNumId w:val="5"/>
  </w:num>
  <w:num w:numId="40" w16cid:durableId="511995433">
    <w:abstractNumId w:val="43"/>
  </w:num>
  <w:num w:numId="41" w16cid:durableId="540436515">
    <w:abstractNumId w:val="17"/>
  </w:num>
  <w:num w:numId="42" w16cid:durableId="939340205">
    <w:abstractNumId w:val="21"/>
  </w:num>
  <w:num w:numId="43" w16cid:durableId="802773899">
    <w:abstractNumId w:val="24"/>
  </w:num>
  <w:num w:numId="44" w16cid:durableId="1494762985">
    <w:abstractNumId w:val="14"/>
  </w:num>
  <w:num w:numId="45" w16cid:durableId="1447653772">
    <w:abstractNumId w:val="37"/>
  </w:num>
  <w:num w:numId="46" w16cid:durableId="1330016479">
    <w:abstractNumId w:val="33"/>
  </w:num>
  <w:num w:numId="47" w16cid:durableId="866219634">
    <w:abstractNumId w:val="9"/>
  </w:num>
  <w:num w:numId="48" w16cid:durableId="1919943088">
    <w:abstractNumId w:val="13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rangTH-FAS">
    <w15:presenceInfo w15:providerId="None" w15:userId="TrangTH-F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14F"/>
    <w:rsid w:val="00020284"/>
    <w:rsid w:val="00025911"/>
    <w:rsid w:val="00040820"/>
    <w:rsid w:val="0004084B"/>
    <w:rsid w:val="00044D73"/>
    <w:rsid w:val="00046BA5"/>
    <w:rsid w:val="000504AF"/>
    <w:rsid w:val="000741BB"/>
    <w:rsid w:val="00081969"/>
    <w:rsid w:val="000845F8"/>
    <w:rsid w:val="000846C9"/>
    <w:rsid w:val="00084F20"/>
    <w:rsid w:val="000A0141"/>
    <w:rsid w:val="000B54B1"/>
    <w:rsid w:val="000C52E2"/>
    <w:rsid w:val="000D12B0"/>
    <w:rsid w:val="000E2782"/>
    <w:rsid w:val="000E5570"/>
    <w:rsid w:val="000E7E95"/>
    <w:rsid w:val="000F4607"/>
    <w:rsid w:val="000F63FD"/>
    <w:rsid w:val="001065F6"/>
    <w:rsid w:val="00111519"/>
    <w:rsid w:val="001122AF"/>
    <w:rsid w:val="00150C48"/>
    <w:rsid w:val="001523AA"/>
    <w:rsid w:val="0015638A"/>
    <w:rsid w:val="00163C9D"/>
    <w:rsid w:val="0016719F"/>
    <w:rsid w:val="00186BAA"/>
    <w:rsid w:val="001960C8"/>
    <w:rsid w:val="001A0596"/>
    <w:rsid w:val="001A1D19"/>
    <w:rsid w:val="001B1E88"/>
    <w:rsid w:val="001B1FDF"/>
    <w:rsid w:val="001B4DE9"/>
    <w:rsid w:val="001B5472"/>
    <w:rsid w:val="001C3C5B"/>
    <w:rsid w:val="001E0737"/>
    <w:rsid w:val="001E1434"/>
    <w:rsid w:val="001F1F2E"/>
    <w:rsid w:val="001F77F2"/>
    <w:rsid w:val="001F7AC4"/>
    <w:rsid w:val="002007A8"/>
    <w:rsid w:val="00206423"/>
    <w:rsid w:val="0021167C"/>
    <w:rsid w:val="0021180D"/>
    <w:rsid w:val="00221089"/>
    <w:rsid w:val="0022436A"/>
    <w:rsid w:val="00226040"/>
    <w:rsid w:val="002310E7"/>
    <w:rsid w:val="00253699"/>
    <w:rsid w:val="0026173D"/>
    <w:rsid w:val="00267485"/>
    <w:rsid w:val="00280ACC"/>
    <w:rsid w:val="002867BD"/>
    <w:rsid w:val="00287B10"/>
    <w:rsid w:val="00292829"/>
    <w:rsid w:val="002A566F"/>
    <w:rsid w:val="002A6513"/>
    <w:rsid w:val="002A671D"/>
    <w:rsid w:val="002C0191"/>
    <w:rsid w:val="002C6342"/>
    <w:rsid w:val="002D2878"/>
    <w:rsid w:val="002D5E46"/>
    <w:rsid w:val="002F5BA9"/>
    <w:rsid w:val="0031474C"/>
    <w:rsid w:val="00316EF1"/>
    <w:rsid w:val="00330800"/>
    <w:rsid w:val="003404FF"/>
    <w:rsid w:val="00341871"/>
    <w:rsid w:val="00345F57"/>
    <w:rsid w:val="003726B0"/>
    <w:rsid w:val="00377FD2"/>
    <w:rsid w:val="00380FDA"/>
    <w:rsid w:val="0038317A"/>
    <w:rsid w:val="00387F8D"/>
    <w:rsid w:val="003900AF"/>
    <w:rsid w:val="003A0640"/>
    <w:rsid w:val="003A71A9"/>
    <w:rsid w:val="003D02B0"/>
    <w:rsid w:val="003E4D51"/>
    <w:rsid w:val="003E6226"/>
    <w:rsid w:val="003F1280"/>
    <w:rsid w:val="003F76BE"/>
    <w:rsid w:val="0041729F"/>
    <w:rsid w:val="00420AEA"/>
    <w:rsid w:val="0042672A"/>
    <w:rsid w:val="00426D14"/>
    <w:rsid w:val="00430182"/>
    <w:rsid w:val="00473159"/>
    <w:rsid w:val="0048653D"/>
    <w:rsid w:val="0049631E"/>
    <w:rsid w:val="004A0FC2"/>
    <w:rsid w:val="004A571E"/>
    <w:rsid w:val="004A7445"/>
    <w:rsid w:val="004C0830"/>
    <w:rsid w:val="004E4640"/>
    <w:rsid w:val="004E68D8"/>
    <w:rsid w:val="00510AF7"/>
    <w:rsid w:val="00511C97"/>
    <w:rsid w:val="00520AB8"/>
    <w:rsid w:val="005431C8"/>
    <w:rsid w:val="0055430E"/>
    <w:rsid w:val="00556FA2"/>
    <w:rsid w:val="0057197F"/>
    <w:rsid w:val="005721A9"/>
    <w:rsid w:val="005971A4"/>
    <w:rsid w:val="005A26D8"/>
    <w:rsid w:val="005B0DA3"/>
    <w:rsid w:val="005C2E74"/>
    <w:rsid w:val="005C3559"/>
    <w:rsid w:val="005C5C9E"/>
    <w:rsid w:val="005C5CDF"/>
    <w:rsid w:val="005D2EAA"/>
    <w:rsid w:val="005E11B5"/>
    <w:rsid w:val="005E3B4F"/>
    <w:rsid w:val="005E5353"/>
    <w:rsid w:val="005F531E"/>
    <w:rsid w:val="00612BCB"/>
    <w:rsid w:val="00630949"/>
    <w:rsid w:val="00633AC7"/>
    <w:rsid w:val="00636197"/>
    <w:rsid w:val="00637EBF"/>
    <w:rsid w:val="00644305"/>
    <w:rsid w:val="006461DB"/>
    <w:rsid w:val="0066614E"/>
    <w:rsid w:val="00674F7A"/>
    <w:rsid w:val="006B4C0B"/>
    <w:rsid w:val="006B5738"/>
    <w:rsid w:val="006D0BCB"/>
    <w:rsid w:val="006D584B"/>
    <w:rsid w:val="006F52F5"/>
    <w:rsid w:val="00712249"/>
    <w:rsid w:val="007176DF"/>
    <w:rsid w:val="00723EA1"/>
    <w:rsid w:val="00740AF4"/>
    <w:rsid w:val="00741EFF"/>
    <w:rsid w:val="0075614F"/>
    <w:rsid w:val="00757832"/>
    <w:rsid w:val="00777030"/>
    <w:rsid w:val="00790745"/>
    <w:rsid w:val="007910C1"/>
    <w:rsid w:val="007A0267"/>
    <w:rsid w:val="007A34EA"/>
    <w:rsid w:val="007A5877"/>
    <w:rsid w:val="007B5972"/>
    <w:rsid w:val="007C29A1"/>
    <w:rsid w:val="007C5709"/>
    <w:rsid w:val="007E0481"/>
    <w:rsid w:val="007E1470"/>
    <w:rsid w:val="007F362C"/>
    <w:rsid w:val="00802402"/>
    <w:rsid w:val="00802D10"/>
    <w:rsid w:val="00815E6A"/>
    <w:rsid w:val="00826DDA"/>
    <w:rsid w:val="00847050"/>
    <w:rsid w:val="0085240D"/>
    <w:rsid w:val="00856BC5"/>
    <w:rsid w:val="00864AF3"/>
    <w:rsid w:val="00875D95"/>
    <w:rsid w:val="008777F4"/>
    <w:rsid w:val="008A4F77"/>
    <w:rsid w:val="008D07CA"/>
    <w:rsid w:val="008D1CCF"/>
    <w:rsid w:val="008D2035"/>
    <w:rsid w:val="008E2558"/>
    <w:rsid w:val="008F3F52"/>
    <w:rsid w:val="00902902"/>
    <w:rsid w:val="00907EAD"/>
    <w:rsid w:val="00910BC4"/>
    <w:rsid w:val="00924FAE"/>
    <w:rsid w:val="00932C23"/>
    <w:rsid w:val="00952817"/>
    <w:rsid w:val="00955DD7"/>
    <w:rsid w:val="00961833"/>
    <w:rsid w:val="00967DFE"/>
    <w:rsid w:val="009741BF"/>
    <w:rsid w:val="00975A46"/>
    <w:rsid w:val="00990DD1"/>
    <w:rsid w:val="009B4ED7"/>
    <w:rsid w:val="009D0E7C"/>
    <w:rsid w:val="009D7463"/>
    <w:rsid w:val="009F0412"/>
    <w:rsid w:val="00A056C4"/>
    <w:rsid w:val="00A21FB9"/>
    <w:rsid w:val="00A24839"/>
    <w:rsid w:val="00A3013C"/>
    <w:rsid w:val="00A5198C"/>
    <w:rsid w:val="00A563A9"/>
    <w:rsid w:val="00A65798"/>
    <w:rsid w:val="00A67EAA"/>
    <w:rsid w:val="00A9598D"/>
    <w:rsid w:val="00AA0BD9"/>
    <w:rsid w:val="00AA79BF"/>
    <w:rsid w:val="00AC2268"/>
    <w:rsid w:val="00AC479F"/>
    <w:rsid w:val="00AF24D2"/>
    <w:rsid w:val="00B00928"/>
    <w:rsid w:val="00B25BE3"/>
    <w:rsid w:val="00B33352"/>
    <w:rsid w:val="00B33CAB"/>
    <w:rsid w:val="00B34221"/>
    <w:rsid w:val="00B342DB"/>
    <w:rsid w:val="00B444C7"/>
    <w:rsid w:val="00B702DA"/>
    <w:rsid w:val="00B8386F"/>
    <w:rsid w:val="00B8395A"/>
    <w:rsid w:val="00B84244"/>
    <w:rsid w:val="00B86747"/>
    <w:rsid w:val="00B956D4"/>
    <w:rsid w:val="00BA6338"/>
    <w:rsid w:val="00BA72A6"/>
    <w:rsid w:val="00BB2929"/>
    <w:rsid w:val="00BD4E89"/>
    <w:rsid w:val="00BE3AFB"/>
    <w:rsid w:val="00BF57C6"/>
    <w:rsid w:val="00BF7007"/>
    <w:rsid w:val="00C04B3B"/>
    <w:rsid w:val="00C1291C"/>
    <w:rsid w:val="00C23F48"/>
    <w:rsid w:val="00C309BF"/>
    <w:rsid w:val="00C37B6E"/>
    <w:rsid w:val="00C40A6D"/>
    <w:rsid w:val="00C47B59"/>
    <w:rsid w:val="00C5089D"/>
    <w:rsid w:val="00C5280D"/>
    <w:rsid w:val="00C644A9"/>
    <w:rsid w:val="00C82649"/>
    <w:rsid w:val="00C85FA2"/>
    <w:rsid w:val="00C87929"/>
    <w:rsid w:val="00CA5072"/>
    <w:rsid w:val="00CB28BA"/>
    <w:rsid w:val="00CB528F"/>
    <w:rsid w:val="00CB6457"/>
    <w:rsid w:val="00CD445B"/>
    <w:rsid w:val="00CD4ED7"/>
    <w:rsid w:val="00CE29BE"/>
    <w:rsid w:val="00CE3C6C"/>
    <w:rsid w:val="00CF004F"/>
    <w:rsid w:val="00CF4377"/>
    <w:rsid w:val="00D02E11"/>
    <w:rsid w:val="00D277A9"/>
    <w:rsid w:val="00D30D21"/>
    <w:rsid w:val="00D465C8"/>
    <w:rsid w:val="00D53490"/>
    <w:rsid w:val="00D53C8C"/>
    <w:rsid w:val="00D55006"/>
    <w:rsid w:val="00D6050B"/>
    <w:rsid w:val="00D72E27"/>
    <w:rsid w:val="00D76D74"/>
    <w:rsid w:val="00D91784"/>
    <w:rsid w:val="00DA09FB"/>
    <w:rsid w:val="00DA7AAB"/>
    <w:rsid w:val="00DB1D07"/>
    <w:rsid w:val="00DC5195"/>
    <w:rsid w:val="00DD30C0"/>
    <w:rsid w:val="00DE5BAF"/>
    <w:rsid w:val="00DF19FA"/>
    <w:rsid w:val="00DF49B8"/>
    <w:rsid w:val="00DF5CD4"/>
    <w:rsid w:val="00DF6EB3"/>
    <w:rsid w:val="00E01133"/>
    <w:rsid w:val="00E0316D"/>
    <w:rsid w:val="00E130FF"/>
    <w:rsid w:val="00E13783"/>
    <w:rsid w:val="00E17479"/>
    <w:rsid w:val="00E465AF"/>
    <w:rsid w:val="00E675AC"/>
    <w:rsid w:val="00E710CC"/>
    <w:rsid w:val="00E71742"/>
    <w:rsid w:val="00E75242"/>
    <w:rsid w:val="00EA2265"/>
    <w:rsid w:val="00EC279E"/>
    <w:rsid w:val="00EC3E5C"/>
    <w:rsid w:val="00EC5FE6"/>
    <w:rsid w:val="00EE3F48"/>
    <w:rsid w:val="00EF1B77"/>
    <w:rsid w:val="00EF3FE0"/>
    <w:rsid w:val="00EF5F3C"/>
    <w:rsid w:val="00F00BA7"/>
    <w:rsid w:val="00F03229"/>
    <w:rsid w:val="00F042DA"/>
    <w:rsid w:val="00F11B5B"/>
    <w:rsid w:val="00F23D9C"/>
    <w:rsid w:val="00F53384"/>
    <w:rsid w:val="00F554B7"/>
    <w:rsid w:val="00F5782F"/>
    <w:rsid w:val="00F6487F"/>
    <w:rsid w:val="00F70E05"/>
    <w:rsid w:val="00F7375B"/>
    <w:rsid w:val="00F74642"/>
    <w:rsid w:val="00F75D92"/>
    <w:rsid w:val="00F81121"/>
    <w:rsid w:val="00F82ED2"/>
    <w:rsid w:val="00F92CA4"/>
    <w:rsid w:val="00F93CBE"/>
    <w:rsid w:val="00F952D7"/>
    <w:rsid w:val="00F970C0"/>
    <w:rsid w:val="00FA1E30"/>
    <w:rsid w:val="00FA212D"/>
    <w:rsid w:val="00FA6647"/>
    <w:rsid w:val="00FB540A"/>
    <w:rsid w:val="00FD45CA"/>
    <w:rsid w:val="00FD5610"/>
    <w:rsid w:val="00FD641A"/>
    <w:rsid w:val="00FD717F"/>
    <w:rsid w:val="00FE15CB"/>
    <w:rsid w:val="00FF1DD9"/>
    <w:rsid w:val="00F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227D6"/>
  <w15:chartTrackingRefBased/>
  <w15:docId w15:val="{75DC7384-DD87-4C74-923B-19F42005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4F"/>
    <w:pPr>
      <w:spacing w:after="60" w:line="240" w:lineRule="auto"/>
      <w:jc w:val="both"/>
    </w:pPr>
    <w:rPr>
      <w:rFonts w:ascii="Times New Roman" w:eastAsia="Calibri" w:hAnsi="Times New Roman" w:cs="Times New Roman"/>
      <w:sz w:val="24"/>
      <w:lang w:val="en-GB"/>
    </w:rPr>
  </w:style>
  <w:style w:type="paragraph" w:styleId="Heading1">
    <w:name w:val="heading 1"/>
    <w:basedOn w:val="Title"/>
    <w:next w:val="Normal"/>
    <w:link w:val="Heading1Char"/>
    <w:uiPriority w:val="9"/>
    <w:qFormat/>
    <w:rsid w:val="0075614F"/>
    <w:pPr>
      <w:keepNext/>
      <w:keepLines/>
      <w:pBdr>
        <w:bottom w:val="single" w:sz="8" w:space="4" w:color="5B9BD5" w:themeColor="accent1"/>
      </w:pBdr>
      <w:spacing w:before="480" w:after="360"/>
      <w:jc w:val="left"/>
      <w:outlineLvl w:val="0"/>
    </w:pPr>
    <w:rPr>
      <w:rFonts w:ascii="Times New Roman" w:hAnsi="Times New Roman"/>
      <w:bCs/>
      <w:color w:val="323E4F" w:themeColor="text2" w:themeShade="BF"/>
      <w:spacing w:val="5"/>
      <w:sz w:val="44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5614F"/>
    <w:pPr>
      <w:numPr>
        <w:numId w:val="1"/>
      </w:numPr>
      <w:spacing w:after="0" w:line="312" w:lineRule="auto"/>
      <w:jc w:val="left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4F"/>
    <w:rPr>
      <w:rFonts w:ascii="Times New Roman" w:eastAsiaTheme="majorEastAsia" w:hAnsi="Times New Roman" w:cstheme="majorBidi"/>
      <w:bCs/>
      <w:color w:val="323E4F" w:themeColor="text2" w:themeShade="BF"/>
      <w:spacing w:val="5"/>
      <w:kern w:val="28"/>
      <w:sz w:val="4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5614F"/>
    <w:rPr>
      <w:rFonts w:ascii="Times New Roman" w:eastAsia="Calibri" w:hAnsi="Times New Roman" w:cs="Times New Roman"/>
      <w:sz w:val="26"/>
      <w:szCs w:val="26"/>
      <w:lang w:val="en-GB"/>
    </w:rPr>
  </w:style>
  <w:style w:type="paragraph" w:customStyle="1" w:styleId="Default">
    <w:name w:val="Default"/>
    <w:rsid w:val="0075614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75614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5614F"/>
    <w:rPr>
      <w:rFonts w:ascii="Times New Roman" w:eastAsia="Calibri" w:hAnsi="Times New Roman" w:cs="Times New Roman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5614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614F"/>
    <w:rPr>
      <w:rFonts w:ascii="Times New Roman" w:eastAsia="Calibri" w:hAnsi="Times New Roman" w:cs="Times New Roman"/>
      <w:sz w:val="24"/>
      <w:lang w:val="en-GB"/>
    </w:rPr>
  </w:style>
  <w:style w:type="paragraph" w:styleId="TOC1">
    <w:name w:val="toc 1"/>
    <w:basedOn w:val="Normal"/>
    <w:next w:val="Normal"/>
    <w:autoRedefine/>
    <w:uiPriority w:val="39"/>
    <w:qFormat/>
    <w:rsid w:val="0075614F"/>
    <w:pPr>
      <w:tabs>
        <w:tab w:val="right" w:leader="dot" w:pos="8788"/>
      </w:tabs>
      <w:overflowPunct w:val="0"/>
      <w:autoSpaceDE w:val="0"/>
      <w:autoSpaceDN w:val="0"/>
      <w:adjustRightInd w:val="0"/>
      <w:spacing w:before="120" w:after="0"/>
      <w:jc w:val="left"/>
      <w:textAlignment w:val="baseline"/>
    </w:pPr>
    <w:rPr>
      <w:rFonts w:eastAsia="Times New Roman"/>
      <w:b/>
      <w:caps/>
      <w:noProof/>
      <w:sz w:val="28"/>
      <w:szCs w:val="20"/>
      <w:lang w:val="en-US"/>
    </w:rPr>
  </w:style>
  <w:style w:type="character" w:styleId="Hyperlink">
    <w:name w:val="Hyperlink"/>
    <w:basedOn w:val="DefaultParagraphFont"/>
    <w:uiPriority w:val="99"/>
    <w:rsid w:val="0075614F"/>
    <w:rPr>
      <w:color w:val="0000FF"/>
      <w:u w:val="single"/>
    </w:rPr>
  </w:style>
  <w:style w:type="paragraph" w:customStyle="1" w:styleId="Paragraph">
    <w:name w:val="Paragraph"/>
    <w:basedOn w:val="Normal"/>
    <w:rsid w:val="0075614F"/>
    <w:pPr>
      <w:overflowPunct w:val="0"/>
      <w:autoSpaceDE w:val="0"/>
      <w:autoSpaceDN w:val="0"/>
      <w:adjustRightInd w:val="0"/>
      <w:spacing w:before="120" w:after="0" w:line="264" w:lineRule="auto"/>
      <w:ind w:firstLine="357"/>
      <w:textAlignment w:val="baseline"/>
    </w:pPr>
    <w:rPr>
      <w:rFonts w:eastAsia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5614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5614F"/>
    <w:pPr>
      <w:spacing w:after="0" w:line="276" w:lineRule="auto"/>
      <w:outlineLvl w:val="9"/>
    </w:pPr>
    <w:rPr>
      <w:rFonts w:asciiTheme="majorHAnsi" w:hAnsiTheme="majorHAnsi"/>
      <w:color w:val="2E74B5" w:themeColor="accent1" w:themeShade="BF"/>
      <w:lang w:val="en-US"/>
    </w:rPr>
  </w:style>
  <w:style w:type="table" w:styleId="TableGrid">
    <w:name w:val="Table Grid"/>
    <w:basedOn w:val="TableNormal"/>
    <w:uiPriority w:val="59"/>
    <w:rsid w:val="007561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1">
    <w:name w:val="Body 1"/>
    <w:rsid w:val="0075614F"/>
    <w:pPr>
      <w:spacing w:after="0" w:line="240" w:lineRule="auto"/>
    </w:pPr>
    <w:rPr>
      <w:rFonts w:ascii="Helvetica" w:eastAsia="Times New Roman" w:hAnsi="Helvetica" w:cs="Times New Roman"/>
      <w:color w:val="00000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5614F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14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styleId="Strong">
    <w:name w:val="Strong"/>
    <w:basedOn w:val="DefaultParagraphFont"/>
    <w:uiPriority w:val="22"/>
    <w:qFormat/>
    <w:rsid w:val="0075614F"/>
    <w:rPr>
      <w:b/>
      <w:bCs/>
    </w:rPr>
  </w:style>
  <w:style w:type="paragraph" w:styleId="NormalWeb">
    <w:name w:val="Normal (Web)"/>
    <w:basedOn w:val="Normal"/>
    <w:uiPriority w:val="99"/>
    <w:unhideWhenUsed/>
    <w:rsid w:val="0075614F"/>
    <w:pPr>
      <w:spacing w:before="100" w:beforeAutospacing="1" w:after="100" w:afterAutospacing="1"/>
      <w:jc w:val="left"/>
    </w:pPr>
    <w:rPr>
      <w:rFonts w:eastAsia="Times New Roman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76D74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92CA4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F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0F63F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F63FD"/>
  </w:style>
  <w:style w:type="character" w:customStyle="1" w:styleId="mord">
    <w:name w:val="mord"/>
    <w:basedOn w:val="DefaultParagraphFont"/>
    <w:rsid w:val="000F63FD"/>
  </w:style>
  <w:style w:type="character" w:customStyle="1" w:styleId="mrel">
    <w:name w:val="mrel"/>
    <w:basedOn w:val="DefaultParagraphFont"/>
    <w:rsid w:val="000F63FD"/>
  </w:style>
  <w:style w:type="character" w:customStyle="1" w:styleId="mbin">
    <w:name w:val="mbin"/>
    <w:basedOn w:val="DefaultParagraphFont"/>
    <w:rsid w:val="000F63FD"/>
  </w:style>
  <w:style w:type="character" w:customStyle="1" w:styleId="vlist-s">
    <w:name w:val="vlist-s"/>
    <w:basedOn w:val="DefaultParagraphFont"/>
    <w:rsid w:val="000F63FD"/>
  </w:style>
  <w:style w:type="character" w:customStyle="1" w:styleId="Heading4Char">
    <w:name w:val="Heading 4 Char"/>
    <w:basedOn w:val="DefaultParagraphFont"/>
    <w:link w:val="Heading4"/>
    <w:uiPriority w:val="9"/>
    <w:semiHidden/>
    <w:rsid w:val="00380FDA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7A0267"/>
    <w:pPr>
      <w:spacing w:after="100"/>
      <w:ind w:left="480"/>
    </w:pPr>
  </w:style>
  <w:style w:type="paragraph" w:customStyle="1" w:styleId="my-0">
    <w:name w:val="my-0"/>
    <w:basedOn w:val="Normal"/>
    <w:rsid w:val="00D6050B"/>
    <w:pPr>
      <w:spacing w:before="100" w:beforeAutospacing="1" w:after="100" w:afterAutospacing="1"/>
      <w:jc w:val="left"/>
    </w:pPr>
    <w:rPr>
      <w:rFonts w:eastAsia="Times New Roman"/>
      <w:szCs w:val="24"/>
      <w:lang w:val="en-US"/>
    </w:rPr>
  </w:style>
  <w:style w:type="character" w:customStyle="1" w:styleId="hoverbg-super">
    <w:name w:val="hover:bg-super"/>
    <w:basedOn w:val="DefaultParagraphFont"/>
    <w:rsid w:val="00D6050B"/>
  </w:style>
  <w:style w:type="character" w:customStyle="1" w:styleId="whitespace-nowrap">
    <w:name w:val="whitespace-nowrap"/>
    <w:basedOn w:val="DefaultParagraphFont"/>
    <w:rsid w:val="00D6050B"/>
  </w:style>
  <w:style w:type="character" w:styleId="PlaceholderText">
    <w:name w:val="Placeholder Text"/>
    <w:basedOn w:val="DefaultParagraphFont"/>
    <w:uiPriority w:val="99"/>
    <w:semiHidden/>
    <w:rsid w:val="002007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AC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ACC"/>
    <w:rPr>
      <w:rFonts w:ascii="Segoe UI" w:eastAsia="Calibri" w:hAnsi="Segoe UI" w:cs="Segoe UI"/>
      <w:sz w:val="18"/>
      <w:szCs w:val="18"/>
      <w:lang w:val="en-GB"/>
    </w:rPr>
  </w:style>
  <w:style w:type="character" w:customStyle="1" w:styleId="mspace">
    <w:name w:val="mspace"/>
    <w:basedOn w:val="DefaultParagraphFont"/>
    <w:rsid w:val="00E710CC"/>
  </w:style>
  <w:style w:type="character" w:customStyle="1" w:styleId="min-w-1rem">
    <w:name w:val="min-w-[1rem]"/>
    <w:basedOn w:val="DefaultParagraphFont"/>
    <w:rsid w:val="000846C9"/>
  </w:style>
  <w:style w:type="paragraph" w:styleId="PlainText">
    <w:name w:val="Plain Text"/>
    <w:basedOn w:val="Normal"/>
    <w:link w:val="PlainTextChar"/>
    <w:rsid w:val="007176DF"/>
    <w:pPr>
      <w:spacing w:after="0"/>
      <w:jc w:val="left"/>
    </w:pPr>
    <w:rPr>
      <w:rFonts w:ascii="Courier New" w:eastAsia="Times New Roman" w:hAnsi="Courier New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7176DF"/>
    <w:rPr>
      <w:rFonts w:ascii="Courier New" w:eastAsia="Times New Roman" w:hAnsi="Courier New" w:cs="Times New Roman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437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850245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497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978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267037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78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8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0822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9169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6091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0094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6603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617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3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7095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887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11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50535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37261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136396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10563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464448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69399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579346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103788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267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59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0567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0975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940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98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9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2477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097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Dung</dc:creator>
  <cp:keywords/>
  <dc:description/>
  <cp:lastModifiedBy>Phuc</cp:lastModifiedBy>
  <cp:revision>6</cp:revision>
  <cp:lastPrinted>2025-06-13T12:53:00Z</cp:lastPrinted>
  <dcterms:created xsi:type="dcterms:W3CDTF">2026-09-28T05:50:00Z</dcterms:created>
  <dcterms:modified xsi:type="dcterms:W3CDTF">2026-09-29T06:25:00Z</dcterms:modified>
</cp:coreProperties>
</file>